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BE0BF2" w14:textId="77777777" w:rsidR="00FA2EEA" w:rsidRPr="00FA2EEA" w:rsidRDefault="00FA2EEA" w:rsidP="00FA2EEA">
      <w:pPr>
        <w:pStyle w:val="BodyText"/>
        <w:tabs>
          <w:tab w:val="left" w:pos="0"/>
        </w:tabs>
        <w:spacing w:before="0"/>
        <w:jc w:val="center"/>
        <w:rPr>
          <w:rFonts w:asciiTheme="minorHAnsi" w:hAnsiTheme="minorHAnsi"/>
          <w:b/>
          <w:bCs/>
          <w:iCs/>
          <w:sz w:val="44"/>
          <w:szCs w:val="22"/>
          <w:lang w:val="en-GB"/>
        </w:rPr>
      </w:pPr>
    </w:p>
    <w:p w14:paraId="76DD2DE9" w14:textId="77777777" w:rsidR="00FA2EEA" w:rsidRPr="00FA2EEA" w:rsidRDefault="00FA2EEA" w:rsidP="00FA2EEA">
      <w:pPr>
        <w:pStyle w:val="BodyText"/>
        <w:tabs>
          <w:tab w:val="left" w:pos="0"/>
        </w:tabs>
        <w:spacing w:before="0"/>
        <w:jc w:val="center"/>
        <w:rPr>
          <w:rFonts w:asciiTheme="minorHAnsi" w:hAnsiTheme="minorHAnsi"/>
          <w:b/>
          <w:bCs/>
          <w:iCs/>
          <w:sz w:val="44"/>
          <w:szCs w:val="22"/>
          <w:lang w:val="en-GB"/>
        </w:rPr>
      </w:pPr>
      <w:r w:rsidRPr="00FA2EEA">
        <w:rPr>
          <w:rFonts w:asciiTheme="minorHAnsi" w:hAnsiTheme="minorHAnsi"/>
          <w:b/>
          <w:bCs/>
          <w:iCs/>
          <w:sz w:val="44"/>
          <w:szCs w:val="22"/>
          <w:lang w:val="en-GB"/>
        </w:rPr>
        <w:t>Project 1 Group 2 report</w:t>
      </w:r>
    </w:p>
    <w:p w14:paraId="1E372C2C" w14:textId="77777777" w:rsidR="00FA2EEA" w:rsidRPr="00FA2EEA" w:rsidRDefault="00FA2EEA" w:rsidP="00FA2EEA">
      <w:pPr>
        <w:pStyle w:val="BodyText"/>
        <w:tabs>
          <w:tab w:val="left" w:pos="0"/>
        </w:tabs>
        <w:spacing w:before="0"/>
        <w:jc w:val="center"/>
        <w:rPr>
          <w:rFonts w:asciiTheme="minorHAnsi" w:hAnsiTheme="minorHAnsi"/>
          <w:b/>
          <w:bCs/>
          <w:iCs/>
          <w:sz w:val="44"/>
          <w:szCs w:val="22"/>
          <w:lang w:val="en-GB"/>
        </w:rPr>
      </w:pPr>
      <w:r>
        <w:rPr>
          <w:rFonts w:asciiTheme="minorHAnsi" w:hAnsiTheme="minorHAnsi"/>
          <w:b/>
          <w:bCs/>
          <w:iCs/>
          <w:sz w:val="44"/>
          <w:szCs w:val="22"/>
          <w:lang w:val="en-GB"/>
        </w:rPr>
        <w:t>BY</w:t>
      </w:r>
    </w:p>
    <w:p w14:paraId="45A65672" w14:textId="246004A9" w:rsidR="00FA2EEA" w:rsidRDefault="005C41AA" w:rsidP="00FA2EEA">
      <w:pPr>
        <w:pStyle w:val="BodyText"/>
        <w:tabs>
          <w:tab w:val="left" w:pos="0"/>
        </w:tabs>
        <w:spacing w:before="0"/>
        <w:jc w:val="center"/>
        <w:rPr>
          <w:rFonts w:asciiTheme="minorHAnsi" w:hAnsiTheme="minorHAnsi"/>
          <w:b/>
          <w:bCs/>
          <w:iCs/>
          <w:sz w:val="44"/>
          <w:szCs w:val="22"/>
          <w:lang w:val="en-GB"/>
        </w:rPr>
      </w:pPr>
      <w:r>
        <w:rPr>
          <w:rFonts w:asciiTheme="minorHAnsi" w:hAnsiTheme="minorHAnsi"/>
          <w:b/>
          <w:bCs/>
          <w:iCs/>
          <w:sz w:val="44"/>
          <w:szCs w:val="22"/>
          <w:lang w:val="en-GB"/>
        </w:rPr>
        <w:t>Yoshira Ornelas</w:t>
      </w:r>
    </w:p>
    <w:p w14:paraId="194F31AD" w14:textId="77777777" w:rsidR="00FA2EEA" w:rsidRDefault="00FA2EEA" w:rsidP="00FA2EEA">
      <w:pPr>
        <w:pStyle w:val="BodyText"/>
        <w:tabs>
          <w:tab w:val="left" w:pos="0"/>
        </w:tabs>
        <w:spacing w:before="0"/>
        <w:jc w:val="center"/>
        <w:rPr>
          <w:rFonts w:asciiTheme="minorHAnsi" w:hAnsiTheme="minorHAnsi"/>
          <w:b/>
          <w:bCs/>
          <w:iCs/>
          <w:sz w:val="44"/>
          <w:szCs w:val="22"/>
          <w:lang w:val="en-GB"/>
        </w:rPr>
      </w:pPr>
      <w:r w:rsidRPr="00FA2EEA">
        <w:rPr>
          <w:rFonts w:asciiTheme="minorHAnsi" w:hAnsiTheme="minorHAnsi"/>
          <w:b/>
          <w:bCs/>
          <w:iCs/>
          <w:sz w:val="44"/>
          <w:szCs w:val="22"/>
          <w:lang w:val="en-GB"/>
        </w:rPr>
        <w:t>&amp;</w:t>
      </w:r>
    </w:p>
    <w:p w14:paraId="0E3180A9" w14:textId="108BB569" w:rsidR="00FA2EEA" w:rsidRPr="00FA2EEA" w:rsidRDefault="005C41AA" w:rsidP="00FA2EEA">
      <w:pPr>
        <w:pStyle w:val="BodyText"/>
        <w:tabs>
          <w:tab w:val="left" w:pos="0"/>
        </w:tabs>
        <w:spacing w:before="0"/>
        <w:jc w:val="center"/>
        <w:rPr>
          <w:rFonts w:asciiTheme="minorHAnsi" w:hAnsiTheme="minorHAnsi"/>
          <w:b/>
          <w:bCs/>
          <w:iCs/>
          <w:sz w:val="44"/>
          <w:szCs w:val="22"/>
          <w:lang w:val="en-GB"/>
        </w:rPr>
      </w:pPr>
      <w:r>
        <w:rPr>
          <w:rFonts w:asciiTheme="minorHAnsi" w:hAnsiTheme="minorHAnsi"/>
          <w:b/>
          <w:bCs/>
          <w:iCs/>
          <w:sz w:val="44"/>
          <w:szCs w:val="22"/>
          <w:lang w:val="en-GB"/>
        </w:rPr>
        <w:t>Meng Lu</w:t>
      </w:r>
    </w:p>
    <w:p w14:paraId="1C217976" w14:textId="77777777" w:rsidR="00FA2EEA" w:rsidRPr="00FA2EEA" w:rsidRDefault="00FA2EEA" w:rsidP="00FA2EEA">
      <w:pPr>
        <w:pStyle w:val="BodyText"/>
        <w:tabs>
          <w:tab w:val="left" w:pos="0"/>
        </w:tabs>
        <w:spacing w:before="0"/>
        <w:jc w:val="center"/>
        <w:rPr>
          <w:rFonts w:asciiTheme="minorHAnsi" w:hAnsiTheme="minorHAnsi"/>
          <w:b/>
          <w:bCs/>
          <w:iCs/>
          <w:sz w:val="44"/>
          <w:szCs w:val="22"/>
          <w:lang w:val="en-GB"/>
        </w:rPr>
      </w:pPr>
    </w:p>
    <w:p w14:paraId="4B3D61D5" w14:textId="77777777" w:rsidR="00FA2EEA" w:rsidRPr="00FA2EEA" w:rsidRDefault="00FA2EEA" w:rsidP="00FA2EEA">
      <w:pPr>
        <w:pStyle w:val="BodyText"/>
        <w:tabs>
          <w:tab w:val="left" w:pos="0"/>
        </w:tabs>
        <w:spacing w:before="0"/>
        <w:jc w:val="center"/>
        <w:rPr>
          <w:rFonts w:asciiTheme="minorHAnsi" w:hAnsiTheme="minorHAnsi"/>
          <w:bCs/>
          <w:iCs/>
          <w:sz w:val="44"/>
          <w:szCs w:val="22"/>
          <w:highlight w:val="yellow"/>
          <w:lang w:val="en-GB"/>
        </w:rPr>
      </w:pPr>
    </w:p>
    <w:p w14:paraId="0D5E8DE0" w14:textId="77777777" w:rsidR="00A639E0" w:rsidRDefault="00FA2EEA">
      <w:pPr>
        <w:rPr>
          <w:ins w:id="0" w:author="Melanie L. Bell" w:date="2014-09-27T10:44:00Z"/>
          <w:rFonts w:asciiTheme="minorHAnsi" w:hAnsiTheme="minorHAnsi"/>
          <w:bCs/>
          <w:iCs/>
          <w:lang w:val="en-GB"/>
        </w:rPr>
      </w:pPr>
      <w:r>
        <w:rPr>
          <w:rFonts w:asciiTheme="minorHAnsi" w:hAnsiTheme="minorHAnsi"/>
          <w:b/>
          <w:bCs/>
          <w:iCs/>
          <w:lang w:val="en-GB"/>
        </w:rPr>
        <w:br w:type="page"/>
      </w:r>
      <w:ins w:id="1" w:author="Melanie L. Bell" w:date="2014-09-27T10:43:00Z">
        <w:r w:rsidR="00A639E0" w:rsidRPr="00A639E0">
          <w:rPr>
            <w:rFonts w:asciiTheme="minorHAnsi" w:hAnsiTheme="minorHAnsi"/>
            <w:bCs/>
            <w:iCs/>
            <w:lang w:val="en-GB"/>
          </w:rPr>
          <w:lastRenderedPageBreak/>
          <w:t xml:space="preserve">1. </w:t>
        </w:r>
      </w:ins>
      <w:ins w:id="2" w:author="Melanie L. Bell" w:date="2014-09-27T10:41:00Z">
        <w:r w:rsidR="00A11096">
          <w:rPr>
            <w:rFonts w:asciiTheme="minorHAnsi" w:hAnsiTheme="minorHAnsi"/>
            <w:bCs/>
            <w:iCs/>
            <w:lang w:val="en-GB"/>
          </w:rPr>
          <w:t>Be more careful with your writing: grammar, usage,</w:t>
        </w:r>
      </w:ins>
      <w:ins w:id="3" w:author="Melanie L. Bell" w:date="2014-09-27T10:42:00Z">
        <w:r w:rsidR="00A11096">
          <w:rPr>
            <w:rFonts w:asciiTheme="minorHAnsi" w:hAnsiTheme="minorHAnsi"/>
            <w:bCs/>
            <w:iCs/>
            <w:lang w:val="en-GB"/>
          </w:rPr>
          <w:t xml:space="preserve"> capitalization,</w:t>
        </w:r>
      </w:ins>
      <w:ins w:id="4" w:author="Melanie L. Bell" w:date="2014-09-27T10:41:00Z">
        <w:r w:rsidR="00A11096">
          <w:rPr>
            <w:rFonts w:asciiTheme="minorHAnsi" w:hAnsiTheme="minorHAnsi"/>
            <w:bCs/>
            <w:iCs/>
            <w:lang w:val="en-GB"/>
          </w:rPr>
          <w:t xml:space="preserve"> punctuation</w:t>
        </w:r>
      </w:ins>
      <w:ins w:id="5" w:author="Melanie L. Bell" w:date="2014-09-27T10:42:00Z">
        <w:r w:rsidR="00A11096">
          <w:rPr>
            <w:rFonts w:asciiTheme="minorHAnsi" w:hAnsiTheme="minorHAnsi"/>
            <w:bCs/>
            <w:iCs/>
            <w:lang w:val="en-GB"/>
          </w:rPr>
          <w:t xml:space="preserve"> and spelling.</w:t>
        </w:r>
      </w:ins>
    </w:p>
    <w:p w14:paraId="3956F0D7" w14:textId="77777777" w:rsidR="00A17EAC" w:rsidRDefault="00A639E0">
      <w:pPr>
        <w:rPr>
          <w:ins w:id="6" w:author="Melanie L. Bell" w:date="2014-09-27T11:17:00Z"/>
          <w:rFonts w:asciiTheme="minorHAnsi" w:hAnsiTheme="minorHAnsi"/>
          <w:bCs/>
          <w:iCs/>
          <w:lang w:val="en-GB"/>
        </w:rPr>
      </w:pPr>
      <w:ins w:id="7" w:author="Melanie L. Bell" w:date="2014-09-27T10:44:00Z">
        <w:r>
          <w:rPr>
            <w:rFonts w:asciiTheme="minorHAnsi" w:hAnsiTheme="minorHAnsi"/>
            <w:bCs/>
            <w:iCs/>
            <w:lang w:val="en-GB"/>
          </w:rPr>
          <w:t xml:space="preserve">2. Use the actual name of the measure  rather than the variable’s abbreviated name. For example, coma score, rather than </w:t>
        </w:r>
        <w:proofErr w:type="spellStart"/>
        <w:r>
          <w:rPr>
            <w:rFonts w:asciiTheme="minorHAnsi" w:hAnsiTheme="minorHAnsi"/>
            <w:bCs/>
            <w:iCs/>
            <w:lang w:val="en-GB"/>
          </w:rPr>
          <w:t>scoma</w:t>
        </w:r>
        <w:proofErr w:type="spellEnd"/>
        <w:r>
          <w:rPr>
            <w:rFonts w:asciiTheme="minorHAnsi" w:hAnsiTheme="minorHAnsi"/>
            <w:bCs/>
            <w:iCs/>
            <w:lang w:val="en-GB"/>
          </w:rPr>
          <w:t xml:space="preserve">. </w:t>
        </w:r>
      </w:ins>
    </w:p>
    <w:p w14:paraId="6F7D331A" w14:textId="16EFD623" w:rsidR="00A17EAC" w:rsidRDefault="00B27128">
      <w:pPr>
        <w:rPr>
          <w:ins w:id="8" w:author="Melanie L. Bell" w:date="2014-09-27T11:17:00Z"/>
          <w:rFonts w:asciiTheme="minorHAnsi" w:hAnsiTheme="minorHAnsi"/>
          <w:bCs/>
          <w:iCs/>
          <w:lang w:val="en-GB"/>
        </w:rPr>
      </w:pPr>
      <w:ins w:id="9" w:author="Melanie L. Bell" w:date="2014-09-27T13:23:00Z">
        <w:r>
          <w:rPr>
            <w:rFonts w:asciiTheme="minorHAnsi" w:hAnsiTheme="minorHAnsi"/>
            <w:bCs/>
            <w:iCs/>
            <w:lang w:val="en-GB"/>
          </w:rPr>
          <w:t>3. Where is residual sca</w:t>
        </w:r>
      </w:ins>
      <w:ins w:id="10" w:author="Melanie L. Bell" w:date="2014-09-27T13:24:00Z">
        <w:r>
          <w:rPr>
            <w:rFonts w:asciiTheme="minorHAnsi" w:hAnsiTheme="minorHAnsi"/>
            <w:bCs/>
            <w:iCs/>
            <w:lang w:val="en-GB"/>
          </w:rPr>
          <w:t>tterplot?</w:t>
        </w:r>
      </w:ins>
    </w:p>
    <w:p w14:paraId="58B52F41" w14:textId="77777777" w:rsidR="00B27128" w:rsidRDefault="00B27128" w:rsidP="00A17EAC">
      <w:pPr>
        <w:rPr>
          <w:ins w:id="11" w:author="Melanie L. Bell" w:date="2014-09-27T13:24:00Z"/>
        </w:rPr>
      </w:pPr>
    </w:p>
    <w:p w14:paraId="39E2BDB6" w14:textId="77777777" w:rsidR="00B27128" w:rsidRDefault="00B27128" w:rsidP="00A17EAC">
      <w:pPr>
        <w:rPr>
          <w:ins w:id="12" w:author="Melanie L. Bell" w:date="2014-09-27T13:24:00Z"/>
        </w:rPr>
      </w:pPr>
    </w:p>
    <w:p w14:paraId="311E5652" w14:textId="09F6B61D" w:rsidR="00A17EAC" w:rsidRPr="00A56C44" w:rsidRDefault="00A17EAC" w:rsidP="00A17EAC">
      <w:pPr>
        <w:rPr>
          <w:ins w:id="13" w:author="Melanie L. Bell" w:date="2014-09-27T11:17:00Z"/>
        </w:rPr>
      </w:pPr>
      <w:ins w:id="14" w:author="Melanie L. Bell" w:date="2014-09-27T11:17:00Z">
        <w:r w:rsidRPr="00A56C44">
          <w:t xml:space="preserve">Assessment </w:t>
        </w:r>
      </w:ins>
    </w:p>
    <w:p w14:paraId="73E25496" w14:textId="4C7B5611" w:rsidR="00A17EAC" w:rsidRPr="00A56C44" w:rsidRDefault="00A17EAC" w:rsidP="00A17EAC">
      <w:pPr>
        <w:rPr>
          <w:ins w:id="15" w:author="Melanie L. Bell" w:date="2014-09-27T11:17:00Z"/>
        </w:rPr>
      </w:pPr>
      <w:ins w:id="16" w:author="Melanie L. Bell" w:date="2014-09-27T11:17:00Z">
        <w:r>
          <w:t xml:space="preserve">__5__ 5%   </w:t>
        </w:r>
        <w:r w:rsidRPr="00A56C44">
          <w:t>Justification of transformation (or not) of outcome</w:t>
        </w:r>
      </w:ins>
    </w:p>
    <w:p w14:paraId="4CD405AA" w14:textId="3426FA02" w:rsidR="00A17EAC" w:rsidRPr="00A56C44" w:rsidRDefault="00A17EAC" w:rsidP="00A17EAC">
      <w:pPr>
        <w:rPr>
          <w:ins w:id="17" w:author="Melanie L. Bell" w:date="2014-09-27T11:17:00Z"/>
        </w:rPr>
      </w:pPr>
      <w:ins w:id="18" w:author="Melanie L. Bell" w:date="2014-09-27T11:17:00Z">
        <w:r>
          <w:t>__</w:t>
        </w:r>
      </w:ins>
      <w:ins w:id="19" w:author="Melanie L. Bell" w:date="2014-09-27T11:18:00Z">
        <w:r>
          <w:t>4</w:t>
        </w:r>
      </w:ins>
      <w:ins w:id="20" w:author="Melanie L. Bell" w:date="2014-09-27T11:17:00Z">
        <w:r>
          <w:t xml:space="preserve">__ </w:t>
        </w:r>
        <w:r w:rsidRPr="00A56C44">
          <w:t xml:space="preserve">5% </w:t>
        </w:r>
        <w:r>
          <w:t xml:space="preserve">  </w:t>
        </w:r>
        <w:r w:rsidRPr="00A56C44">
          <w:t>Screening of predictors</w:t>
        </w:r>
      </w:ins>
    </w:p>
    <w:p w14:paraId="7CEA184E" w14:textId="4A94B493" w:rsidR="00A17EAC" w:rsidRPr="00A56C44" w:rsidRDefault="00A17EAC" w:rsidP="00A17EAC">
      <w:pPr>
        <w:rPr>
          <w:ins w:id="21" w:author="Melanie L. Bell" w:date="2014-09-27T11:17:00Z"/>
        </w:rPr>
      </w:pPr>
      <w:ins w:id="22" w:author="Melanie L. Bell" w:date="2014-09-27T11:17:00Z">
        <w:r>
          <w:t>__</w:t>
        </w:r>
      </w:ins>
      <w:ins w:id="23" w:author="Melanie L. Bell" w:date="2014-09-27T13:24:00Z">
        <w:r w:rsidR="00B27128">
          <w:t>37</w:t>
        </w:r>
      </w:ins>
      <w:ins w:id="24" w:author="Melanie L. Bell" w:date="2014-09-27T11:17:00Z">
        <w:r>
          <w:t xml:space="preserve">__ </w:t>
        </w:r>
        <w:r w:rsidRPr="00A56C44">
          <w:t>40%</w:t>
        </w:r>
        <w:r>
          <w:t xml:space="preserve"> </w:t>
        </w:r>
        <w:r w:rsidRPr="00A56C44">
          <w:t>Fitting model</w:t>
        </w:r>
      </w:ins>
    </w:p>
    <w:p w14:paraId="3BB36877" w14:textId="7721C644" w:rsidR="00A17EAC" w:rsidRPr="00A56C44" w:rsidRDefault="00A17EAC" w:rsidP="00A17EAC">
      <w:pPr>
        <w:rPr>
          <w:ins w:id="25" w:author="Melanie L. Bell" w:date="2014-09-27T11:17:00Z"/>
        </w:rPr>
      </w:pPr>
      <w:ins w:id="26" w:author="Melanie L. Bell" w:date="2014-09-27T11:17:00Z">
        <w:r>
          <w:t>_</w:t>
        </w:r>
      </w:ins>
      <w:ins w:id="27" w:author="Melanie L. Bell" w:date="2014-09-27T13:23:00Z">
        <w:r w:rsidR="00B27128">
          <w:t>8</w:t>
        </w:r>
      </w:ins>
      <w:ins w:id="28" w:author="Melanie L. Bell" w:date="2014-09-27T11:17:00Z">
        <w:r>
          <w:t xml:space="preserve">___ </w:t>
        </w:r>
        <w:r w:rsidRPr="00A56C44">
          <w:t>10%</w:t>
        </w:r>
        <w:r>
          <w:t xml:space="preserve"> </w:t>
        </w:r>
        <w:r w:rsidRPr="00A56C44">
          <w:t>Assess assumptions</w:t>
        </w:r>
      </w:ins>
    </w:p>
    <w:p w14:paraId="6CBB67EE" w14:textId="78D8E98A" w:rsidR="00A17EAC" w:rsidRPr="00A56C44" w:rsidRDefault="00A17EAC" w:rsidP="00A17EAC">
      <w:pPr>
        <w:rPr>
          <w:ins w:id="29" w:author="Melanie L. Bell" w:date="2014-09-27T11:17:00Z"/>
        </w:rPr>
      </w:pPr>
      <w:ins w:id="30" w:author="Melanie L. Bell" w:date="2014-09-27T11:17:00Z">
        <w:r>
          <w:t>__</w:t>
        </w:r>
      </w:ins>
      <w:ins w:id="31" w:author="Melanie L. Bell" w:date="2014-09-27T13:24:00Z">
        <w:r w:rsidR="008C2D32">
          <w:t>1</w:t>
        </w:r>
      </w:ins>
      <w:ins w:id="32" w:author="Melanie L. Bell" w:date="2014-09-29T09:38:00Z">
        <w:r w:rsidR="008C2D32">
          <w:t>7</w:t>
        </w:r>
      </w:ins>
      <w:ins w:id="33" w:author="Melanie L. Bell" w:date="2014-09-27T11:17:00Z">
        <w:r>
          <w:t xml:space="preserve">__ </w:t>
        </w:r>
        <w:r w:rsidRPr="00A56C44">
          <w:t>20%</w:t>
        </w:r>
        <w:r>
          <w:t xml:space="preserve"> </w:t>
        </w:r>
        <w:r w:rsidRPr="00A56C44">
          <w:t>Interpretation of results</w:t>
        </w:r>
      </w:ins>
    </w:p>
    <w:p w14:paraId="6C8F1955" w14:textId="544FB279" w:rsidR="00A17EAC" w:rsidRDefault="00A17EAC" w:rsidP="00A17EAC">
      <w:pPr>
        <w:rPr>
          <w:ins w:id="34" w:author="Melanie L. Bell" w:date="2014-09-27T13:25:00Z"/>
        </w:rPr>
      </w:pPr>
      <w:ins w:id="35" w:author="Melanie L. Bell" w:date="2014-09-27T11:17:00Z">
        <w:r>
          <w:t>__</w:t>
        </w:r>
      </w:ins>
      <w:ins w:id="36" w:author="Melanie L. Bell" w:date="2014-09-27T11:18:00Z">
        <w:r w:rsidR="00B27128">
          <w:t>1</w:t>
        </w:r>
      </w:ins>
      <w:ins w:id="37" w:author="Melanie L. Bell" w:date="2014-09-29T09:38:00Z">
        <w:r w:rsidR="008C2D32">
          <w:t>5</w:t>
        </w:r>
      </w:ins>
      <w:ins w:id="38" w:author="Melanie L. Bell" w:date="2014-09-27T11:17:00Z">
        <w:r>
          <w:t xml:space="preserve">__ </w:t>
        </w:r>
        <w:r w:rsidRPr="00A56C44">
          <w:t>20%</w:t>
        </w:r>
        <w:r>
          <w:t xml:space="preserve"> </w:t>
        </w:r>
        <w:r w:rsidRPr="00A56C44">
          <w:t>Clarity/conciseness of writing</w:t>
        </w:r>
      </w:ins>
    </w:p>
    <w:p w14:paraId="49FDB3FA" w14:textId="47815BD8" w:rsidR="00B27128" w:rsidRDefault="008C2D32" w:rsidP="00A17EAC">
      <w:pPr>
        <w:rPr>
          <w:ins w:id="39" w:author="Melanie L. Bell" w:date="2014-09-27T11:17:00Z"/>
        </w:rPr>
      </w:pPr>
      <w:ins w:id="40" w:author="Melanie L. Bell" w:date="2014-09-27T13:25:00Z">
        <w:r>
          <w:t>8</w:t>
        </w:r>
      </w:ins>
      <w:ins w:id="41" w:author="Melanie L. Bell" w:date="2014-09-29T09:39:00Z">
        <w:r>
          <w:t>6</w:t>
        </w:r>
      </w:ins>
      <w:bookmarkStart w:id="42" w:name="_GoBack"/>
      <w:bookmarkEnd w:id="42"/>
    </w:p>
    <w:p w14:paraId="30793281" w14:textId="099813EA" w:rsidR="00A11096" w:rsidRPr="00A11096" w:rsidRDefault="00A11096">
      <w:pPr>
        <w:rPr>
          <w:ins w:id="43" w:author="Melanie L. Bell" w:date="2014-09-27T10:41:00Z"/>
          <w:rFonts w:asciiTheme="minorHAnsi" w:eastAsia="Calibri" w:hAnsiTheme="minorHAnsi"/>
          <w:bCs/>
          <w:iCs/>
          <w:lang w:val="en-GB"/>
        </w:rPr>
      </w:pPr>
      <w:ins w:id="44" w:author="Melanie L. Bell" w:date="2014-09-27T10:41:00Z">
        <w:r w:rsidRPr="00A11096">
          <w:rPr>
            <w:rFonts w:asciiTheme="minorHAnsi" w:hAnsiTheme="minorHAnsi"/>
            <w:bCs/>
            <w:iCs/>
            <w:lang w:val="en-GB"/>
          </w:rPr>
          <w:br w:type="page"/>
        </w:r>
      </w:ins>
    </w:p>
    <w:p w14:paraId="0CDF0A8A" w14:textId="107D42D2" w:rsidR="003A38D0" w:rsidRPr="001A7B4A" w:rsidRDefault="00FA2EEA" w:rsidP="00FA2EEA">
      <w:pPr>
        <w:pStyle w:val="BodyText"/>
        <w:tabs>
          <w:tab w:val="left" w:pos="0"/>
        </w:tabs>
        <w:spacing w:before="0"/>
        <w:rPr>
          <w:rFonts w:asciiTheme="minorHAnsi" w:hAnsiTheme="minorHAnsi"/>
          <w:b/>
          <w:bCs/>
          <w:iCs/>
          <w:sz w:val="22"/>
          <w:szCs w:val="22"/>
          <w:lang w:val="en-GB"/>
        </w:rPr>
      </w:pPr>
      <w:r w:rsidRPr="001A7B4A">
        <w:rPr>
          <w:rFonts w:asciiTheme="minorHAnsi" w:hAnsiTheme="minorHAnsi"/>
          <w:b/>
          <w:bCs/>
          <w:iCs/>
          <w:sz w:val="22"/>
          <w:szCs w:val="22"/>
          <w:lang w:val="en-GB"/>
        </w:rPr>
        <w:lastRenderedPageBreak/>
        <w:t xml:space="preserve"> </w:t>
      </w:r>
      <w:r w:rsidR="003A38D0" w:rsidRPr="001A7B4A">
        <w:rPr>
          <w:rFonts w:asciiTheme="minorHAnsi" w:hAnsiTheme="minorHAnsi"/>
          <w:b/>
          <w:bCs/>
          <w:iCs/>
          <w:sz w:val="22"/>
          <w:szCs w:val="22"/>
          <w:lang w:val="en-GB"/>
        </w:rPr>
        <w:t>INTRODUCTION</w:t>
      </w:r>
    </w:p>
    <w:p w14:paraId="6183C264" w14:textId="371FF204" w:rsidR="00E54390" w:rsidRPr="001A7B4A" w:rsidRDefault="00E54390" w:rsidP="00E54390">
      <w:pPr>
        <w:pStyle w:val="BodyText"/>
        <w:tabs>
          <w:tab w:val="left" w:pos="0"/>
          <w:tab w:val="left" w:pos="426"/>
          <w:tab w:val="left" w:pos="993"/>
        </w:tabs>
        <w:spacing w:before="0"/>
        <w:rPr>
          <w:rFonts w:asciiTheme="minorHAnsi" w:hAnsiTheme="minorHAnsi"/>
          <w:bCs/>
          <w:iCs/>
          <w:sz w:val="22"/>
          <w:szCs w:val="22"/>
          <w:lang w:val="en-GB"/>
        </w:rPr>
      </w:pPr>
      <w:r w:rsidRPr="001A7B4A">
        <w:rPr>
          <w:rFonts w:asciiTheme="minorHAnsi" w:hAnsiTheme="minorHAnsi"/>
          <w:bCs/>
          <w:iCs/>
          <w:sz w:val="22"/>
          <w:szCs w:val="22"/>
          <w:lang w:val="en-GB"/>
        </w:rPr>
        <w:tab/>
      </w:r>
      <w:r w:rsidR="00B1238B">
        <w:rPr>
          <w:rFonts w:asciiTheme="minorHAnsi" w:hAnsiTheme="minorHAnsi"/>
          <w:bCs/>
          <w:iCs/>
          <w:sz w:val="22"/>
          <w:szCs w:val="22"/>
          <w:lang w:val="en-GB"/>
        </w:rPr>
        <w:t xml:space="preserve">The data set used in this project comes from the Study to Understand Prognoses and Preferences for Outcomes and Risk Treatments (SUPPORT). The original study consisted of 2 phases; which goals were to investigate outcomes of extremely ill patients and to develop predicted models. The first phase enrolled 4301 patients from June 1989 to June 1991. Phase two consisted of 4028 patients enrolled from January 1992 to January 1994. All variables in the study </w:t>
      </w:r>
      <w:r w:rsidR="00752BEC">
        <w:rPr>
          <w:rFonts w:asciiTheme="minorHAnsi" w:hAnsiTheme="minorHAnsi"/>
          <w:bCs/>
          <w:iCs/>
          <w:sz w:val="22"/>
          <w:szCs w:val="22"/>
          <w:lang w:val="en-GB"/>
        </w:rPr>
        <w:t>were pre-selected. The dataset t</w:t>
      </w:r>
      <w:r w:rsidR="00B1238B">
        <w:rPr>
          <w:rFonts w:asciiTheme="minorHAnsi" w:hAnsiTheme="minorHAnsi"/>
          <w:bCs/>
          <w:iCs/>
          <w:sz w:val="22"/>
          <w:szCs w:val="22"/>
          <w:lang w:val="en-GB"/>
        </w:rPr>
        <w:t>hat we will be using in this project consists of 1000 random patients from the original SUPPO</w:t>
      </w:r>
      <w:r w:rsidR="00752BEC">
        <w:rPr>
          <w:rFonts w:asciiTheme="minorHAnsi" w:hAnsiTheme="minorHAnsi"/>
          <w:bCs/>
          <w:iCs/>
          <w:sz w:val="22"/>
          <w:szCs w:val="22"/>
          <w:lang w:val="en-GB"/>
        </w:rPr>
        <w:t>R</w:t>
      </w:r>
      <w:r w:rsidR="00B1238B">
        <w:rPr>
          <w:rFonts w:asciiTheme="minorHAnsi" w:hAnsiTheme="minorHAnsi"/>
          <w:bCs/>
          <w:iCs/>
          <w:sz w:val="22"/>
          <w:szCs w:val="22"/>
          <w:lang w:val="en-GB"/>
        </w:rPr>
        <w:t xml:space="preserve">T data set. </w:t>
      </w:r>
    </w:p>
    <w:p w14:paraId="3B09E2E9" w14:textId="77777777" w:rsidR="001A7B4A" w:rsidRDefault="001A7B4A" w:rsidP="003A38D0">
      <w:pPr>
        <w:pStyle w:val="BodyText"/>
        <w:tabs>
          <w:tab w:val="left" w:pos="0"/>
          <w:tab w:val="left" w:pos="426"/>
          <w:tab w:val="left" w:pos="993"/>
        </w:tabs>
        <w:spacing w:before="0"/>
        <w:rPr>
          <w:rFonts w:asciiTheme="minorHAnsi" w:hAnsiTheme="minorHAnsi"/>
          <w:bCs/>
          <w:iCs/>
          <w:sz w:val="22"/>
          <w:szCs w:val="22"/>
          <w:lang w:val="en-GB"/>
        </w:rPr>
      </w:pPr>
    </w:p>
    <w:p w14:paraId="7CEA55AB" w14:textId="77777777" w:rsidR="00752BEC" w:rsidRDefault="00752BEC" w:rsidP="00752BEC">
      <w:pPr>
        <w:pStyle w:val="Normal1"/>
        <w:tabs>
          <w:tab w:val="left" w:pos="0"/>
          <w:tab w:val="left" w:pos="426"/>
          <w:tab w:val="left" w:pos="993"/>
        </w:tabs>
        <w:spacing w:after="0" w:line="240" w:lineRule="auto"/>
        <w:jc w:val="both"/>
      </w:pPr>
      <w:r>
        <w:rPr>
          <w:b/>
        </w:rPr>
        <w:t>STUDY OBJECTIVES</w:t>
      </w:r>
    </w:p>
    <w:p w14:paraId="44E57064" w14:textId="0DE9B5C1" w:rsidR="00752BEC" w:rsidRDefault="00752BEC" w:rsidP="00752BEC">
      <w:pPr>
        <w:pStyle w:val="Normal1"/>
        <w:tabs>
          <w:tab w:val="left" w:pos="0"/>
          <w:tab w:val="left" w:pos="426"/>
          <w:tab w:val="left" w:pos="993"/>
        </w:tabs>
        <w:spacing w:after="0" w:line="240" w:lineRule="auto"/>
        <w:jc w:val="both"/>
      </w:pPr>
      <w:r>
        <w:tab/>
        <w:t xml:space="preserve">The primary object of this project is to develop a regression model relating the set of predictors; age, sex, disease group, number of comorbidities, support comma score, race, mean arterial blood pressure on day 3, heart rate on day 3, temperature, </w:t>
      </w:r>
      <w:commentRangeStart w:id="45"/>
      <w:r>
        <w:t>PaO2 ratio</w:t>
      </w:r>
      <w:commentRangeEnd w:id="45"/>
      <w:r w:rsidR="002B46AA">
        <w:rPr>
          <w:rStyle w:val="CommentReference"/>
          <w:rFonts w:eastAsia="Times New Roman" w:cs="Times New Roman"/>
          <w:color w:val="auto"/>
          <w:lang w:val="en-AU" w:bidi="en-US"/>
        </w:rPr>
        <w:commentReference w:id="45"/>
      </w:r>
      <w:r>
        <w:t xml:space="preserve">, and serum albumin to </w:t>
      </w:r>
      <w:del w:id="46" w:author="Melanie L. Bell" w:date="2014-09-27T10:27:00Z">
        <w:r w:rsidDel="002B46AA">
          <w:delText xml:space="preserve">an </w:delText>
        </w:r>
      </w:del>
      <w:ins w:id="47" w:author="Melanie L. Bell" w:date="2014-09-27T10:27:00Z">
        <w:r w:rsidR="002B46AA">
          <w:t xml:space="preserve">the </w:t>
        </w:r>
      </w:ins>
      <w:r>
        <w:t>outcome</w:t>
      </w:r>
      <w:del w:id="48" w:author="Melanie L. Bell" w:date="2014-09-27T10:27:00Z">
        <w:r w:rsidDel="002B46AA">
          <w:delText xml:space="preserve"> being</w:delText>
        </w:r>
      </w:del>
      <w:ins w:id="49" w:author="Melanie L. Bell" w:date="2014-09-27T10:27:00Z">
        <w:r w:rsidR="002B46AA">
          <w:t xml:space="preserve"> of</w:t>
        </w:r>
      </w:ins>
      <w:r>
        <w:t xml:space="preserve"> total cost for the </w:t>
      </w:r>
      <w:del w:id="50" w:author="Melanie L. Bell" w:date="2014-09-27T10:29:00Z">
        <w:r w:rsidDel="002B46AA">
          <w:delText xml:space="preserve">support </w:delText>
        </w:r>
      </w:del>
      <w:ins w:id="51" w:author="Melanie L. Bell" w:date="2014-09-27T10:29:00Z">
        <w:r w:rsidR="002B46AA">
          <w:t xml:space="preserve">SUPPORT </w:t>
        </w:r>
      </w:ins>
      <w:r>
        <w:t xml:space="preserve">study data (Appendix: Table A1 </w:t>
      </w:r>
      <w:del w:id="52" w:author="Melanie L. Bell" w:date="2014-09-27T10:27:00Z">
        <w:r w:rsidDel="002B46AA">
          <w:delText xml:space="preserve">Study </w:delText>
        </w:r>
      </w:del>
      <w:ins w:id="53" w:author="Melanie L. Bell" w:date="2014-09-27T10:27:00Z">
        <w:r w:rsidR="002B46AA">
          <w:t xml:space="preserve">study </w:t>
        </w:r>
      </w:ins>
      <w:r>
        <w:t xml:space="preserve">variables). The model should be one that maximizes the R-square, reduces the residuals, and </w:t>
      </w:r>
      <w:del w:id="54" w:author="Melanie L. Bell" w:date="2014-09-27T10:28:00Z">
        <w:r w:rsidDel="002B46AA">
          <w:delText>accounts for</w:delText>
        </w:r>
      </w:del>
      <w:ins w:id="55" w:author="Melanie L. Bell" w:date="2014-09-27T10:28:00Z">
        <w:r w:rsidR="002B46AA">
          <w:t>uses</w:t>
        </w:r>
      </w:ins>
      <w:r>
        <w:t xml:space="preserve"> splines or</w:t>
      </w:r>
      <w:ins w:id="56" w:author="Melanie L. Bell" w:date="2014-09-27T10:28:00Z">
        <w:r w:rsidR="002B46AA">
          <w:t xml:space="preserve"> other necessary</w:t>
        </w:r>
      </w:ins>
      <w:r>
        <w:t xml:space="preserve"> </w:t>
      </w:r>
      <w:del w:id="57" w:author="Melanie L. Bell" w:date="2014-09-27T10:28:00Z">
        <w:r w:rsidDel="002B46AA">
          <w:delText xml:space="preserve">needed </w:delText>
        </w:r>
      </w:del>
      <w:r>
        <w:t>transformations of the independent and dependent variable.</w:t>
      </w:r>
    </w:p>
    <w:p w14:paraId="31157C21" w14:textId="77777777" w:rsidR="00752BEC" w:rsidRDefault="00752BEC" w:rsidP="00752BEC">
      <w:pPr>
        <w:pStyle w:val="Normal1"/>
        <w:tabs>
          <w:tab w:val="left" w:pos="0"/>
          <w:tab w:val="left" w:pos="426"/>
          <w:tab w:val="left" w:pos="993"/>
        </w:tabs>
        <w:spacing w:after="0" w:line="240" w:lineRule="auto"/>
        <w:jc w:val="both"/>
      </w:pPr>
    </w:p>
    <w:p w14:paraId="2047C2A0" w14:textId="77777777" w:rsidR="00752BEC" w:rsidRDefault="00752BEC" w:rsidP="00752BEC">
      <w:pPr>
        <w:pStyle w:val="Normal1"/>
        <w:tabs>
          <w:tab w:val="left" w:pos="0"/>
          <w:tab w:val="left" w:pos="426"/>
          <w:tab w:val="left" w:pos="993"/>
        </w:tabs>
        <w:spacing w:after="0" w:line="240" w:lineRule="auto"/>
        <w:jc w:val="both"/>
      </w:pPr>
      <w:r>
        <w:rPr>
          <w:b/>
        </w:rPr>
        <w:t>STATISTICAL METHODS</w:t>
      </w:r>
    </w:p>
    <w:p w14:paraId="7C023649" w14:textId="77777777" w:rsidR="00752BEC" w:rsidRDefault="00752BEC" w:rsidP="00752BEC">
      <w:pPr>
        <w:pStyle w:val="Normal1"/>
        <w:tabs>
          <w:tab w:val="left" w:pos="0"/>
          <w:tab w:val="left" w:pos="426"/>
          <w:tab w:val="left" w:pos="993"/>
        </w:tabs>
        <w:spacing w:after="0" w:line="240" w:lineRule="auto"/>
        <w:jc w:val="both"/>
      </w:pPr>
    </w:p>
    <w:p w14:paraId="7BE97744" w14:textId="77777777" w:rsidR="00752BEC" w:rsidRDefault="00752BEC" w:rsidP="00752BEC">
      <w:pPr>
        <w:pStyle w:val="Normal1"/>
        <w:tabs>
          <w:tab w:val="left" w:pos="0"/>
          <w:tab w:val="left" w:pos="426"/>
          <w:tab w:val="left" w:pos="993"/>
        </w:tabs>
        <w:spacing w:after="0" w:line="240" w:lineRule="auto"/>
        <w:ind w:firstLine="426"/>
        <w:jc w:val="both"/>
      </w:pPr>
      <w:r>
        <w:t xml:space="preserve">Observations with an outcome of $0.00 for total cost were removed from all analysis; there was only one observation that fit these criteria. For this project the decision was made to not input any data for missing variables. </w:t>
      </w:r>
    </w:p>
    <w:p w14:paraId="46916982" w14:textId="49CE1B61" w:rsidR="00752BEC" w:rsidRDefault="00752BEC" w:rsidP="00752BEC">
      <w:pPr>
        <w:pStyle w:val="Normal1"/>
        <w:tabs>
          <w:tab w:val="left" w:pos="0"/>
          <w:tab w:val="left" w:pos="426"/>
          <w:tab w:val="left" w:pos="993"/>
        </w:tabs>
        <w:spacing w:after="0" w:line="240" w:lineRule="auto"/>
        <w:ind w:firstLine="426"/>
        <w:jc w:val="both"/>
      </w:pPr>
      <w:r>
        <w:t xml:space="preserve">The original data set consisted on 1000 subjects. One observation was deleted because it had a total cost of $0.00, and thus was not included in the model. The mean total cost was </w:t>
      </w:r>
      <w:ins w:id="58" w:author="Melanie L. Bell" w:date="2014-09-27T10:29:00Z">
        <w:r w:rsidR="002B46AA">
          <w:t>$</w:t>
        </w:r>
      </w:ins>
      <w:r>
        <w:t xml:space="preserve">30,524, the median was </w:t>
      </w:r>
      <w:ins w:id="59" w:author="Melanie L. Bell" w:date="2014-09-27T10:29:00Z">
        <w:r w:rsidR="002B46AA">
          <w:t>$</w:t>
        </w:r>
      </w:ins>
      <w:r>
        <w:t>15,119</w:t>
      </w:r>
      <w:del w:id="60" w:author="Melanie L. Bell" w:date="2014-09-27T10:29:00Z">
        <w:r w:rsidDel="002B46AA">
          <w:delText>;</w:delText>
        </w:r>
      </w:del>
      <w:ins w:id="61" w:author="Melanie L. Bell" w:date="2014-09-27T10:29:00Z">
        <w:r w:rsidR="002B46AA">
          <w:t>,</w:t>
        </w:r>
      </w:ins>
      <w:r>
        <w:t xml:space="preserve"> indicating a left skewed outcome. There were a total of </w:t>
      </w:r>
      <w:commentRangeStart w:id="62"/>
      <w:r>
        <w:t>438 females and 562 females.</w:t>
      </w:r>
      <w:commentRangeEnd w:id="62"/>
      <w:r w:rsidR="002B46AA">
        <w:rPr>
          <w:rStyle w:val="CommentReference"/>
          <w:rFonts w:eastAsia="Times New Roman" w:cs="Times New Roman"/>
          <w:color w:val="auto"/>
          <w:lang w:val="en-AU" w:bidi="en-US"/>
        </w:rPr>
        <w:commentReference w:id="62"/>
      </w:r>
      <w:r>
        <w:t xml:space="preserve">  Table 1a and 1b summarize the variables for the un-transformed variables in the model. The disease group with the most patients was</w:t>
      </w:r>
      <w:commentRangeStart w:id="63"/>
      <w:r>
        <w:t xml:space="preserve"> ARF/MOSF w/Sepsis</w:t>
      </w:r>
      <w:commentRangeEnd w:id="63"/>
      <w:r w:rsidR="002B46AA">
        <w:rPr>
          <w:rStyle w:val="CommentReference"/>
          <w:rFonts w:eastAsia="Times New Roman" w:cs="Times New Roman"/>
          <w:color w:val="auto"/>
          <w:lang w:val="en-AU" w:bidi="en-US"/>
        </w:rPr>
        <w:commentReference w:id="63"/>
      </w:r>
      <w:r>
        <w:t xml:space="preserve"> with 391, and most patients were white. A complete summary table is available in the Appendix (Table A2: Summary of variables). </w:t>
      </w:r>
    </w:p>
    <w:p w14:paraId="5389792A" w14:textId="77777777" w:rsidR="00752BEC" w:rsidRDefault="00752BEC" w:rsidP="00752BEC">
      <w:pPr>
        <w:pStyle w:val="Normal1"/>
        <w:tabs>
          <w:tab w:val="left" w:pos="0"/>
          <w:tab w:val="left" w:pos="426"/>
          <w:tab w:val="left" w:pos="993"/>
        </w:tabs>
        <w:spacing w:after="0" w:line="240" w:lineRule="auto"/>
        <w:jc w:val="both"/>
      </w:pPr>
      <w:r>
        <w:tab/>
        <w:t>When the</w:t>
      </w:r>
      <w:commentRangeStart w:id="64"/>
      <w:r>
        <w:t xml:space="preserve"> </w:t>
      </w:r>
      <w:proofErr w:type="spellStart"/>
      <w:r>
        <w:t>totcost</w:t>
      </w:r>
      <w:commentRangeEnd w:id="64"/>
      <w:proofErr w:type="spellEnd"/>
      <w:r w:rsidR="002B46AA">
        <w:rPr>
          <w:rStyle w:val="CommentReference"/>
          <w:rFonts w:eastAsia="Times New Roman" w:cs="Times New Roman"/>
          <w:color w:val="auto"/>
          <w:lang w:val="en-AU" w:bidi="en-US"/>
        </w:rPr>
        <w:commentReference w:id="64"/>
      </w:r>
      <w:r>
        <w:t xml:space="preserve"> outcome is graphed as a histogram and a normal density plot is overlaid its distribution does not appear normal, but is rather highly skewed (Figure 1a). When the </w:t>
      </w:r>
      <w:proofErr w:type="spellStart"/>
      <w:r>
        <w:t>totcost</w:t>
      </w:r>
      <w:proofErr w:type="spellEnd"/>
      <w:r>
        <w:t xml:space="preserve"> was log transformed the histogram improved; it was visually evident that the distribution was now normally distributed (Figure 1b). </w:t>
      </w:r>
    </w:p>
    <w:p w14:paraId="7D906063" w14:textId="77777777" w:rsidR="00E54390" w:rsidRDefault="00E54390" w:rsidP="003A38D0">
      <w:pPr>
        <w:pStyle w:val="BodyText"/>
        <w:tabs>
          <w:tab w:val="left" w:pos="0"/>
          <w:tab w:val="left" w:pos="426"/>
          <w:tab w:val="left" w:pos="993"/>
        </w:tabs>
        <w:spacing w:before="0"/>
        <w:rPr>
          <w:rFonts w:asciiTheme="minorHAnsi" w:hAnsiTheme="minorHAnsi"/>
          <w:bCs/>
          <w:iCs/>
          <w:lang w:val="en-GB"/>
        </w:rPr>
      </w:pPr>
    </w:p>
    <w:p w14:paraId="53F7A462" w14:textId="78542737" w:rsidR="003A38D0" w:rsidRDefault="00C945D3" w:rsidP="003A38D0">
      <w:pPr>
        <w:pStyle w:val="BodyText"/>
        <w:tabs>
          <w:tab w:val="left" w:pos="0"/>
          <w:tab w:val="left" w:pos="426"/>
          <w:tab w:val="left" w:pos="993"/>
        </w:tabs>
        <w:spacing w:before="0"/>
        <w:rPr>
          <w:rFonts w:asciiTheme="minorHAnsi" w:hAnsiTheme="minorHAnsi"/>
          <w:bCs/>
          <w:iCs/>
          <w:lang w:val="en-GB"/>
        </w:rPr>
      </w:pPr>
      <w:r>
        <w:rPr>
          <w:rFonts w:asciiTheme="minorHAnsi" w:hAnsiTheme="minorHAnsi"/>
          <w:bCs/>
          <w:iCs/>
          <w:lang w:val="en-GB"/>
        </w:rPr>
        <w:t>Figure 1a: Total cost</w:t>
      </w:r>
      <w:r>
        <w:rPr>
          <w:rFonts w:asciiTheme="minorHAnsi" w:hAnsiTheme="minorHAnsi"/>
          <w:bCs/>
          <w:iCs/>
          <w:lang w:val="en-GB"/>
        </w:rPr>
        <w:tab/>
      </w:r>
      <w:r>
        <w:rPr>
          <w:rFonts w:asciiTheme="minorHAnsi" w:hAnsiTheme="minorHAnsi"/>
          <w:bCs/>
          <w:iCs/>
          <w:lang w:val="en-GB"/>
        </w:rPr>
        <w:tab/>
      </w:r>
      <w:r>
        <w:rPr>
          <w:rFonts w:asciiTheme="minorHAnsi" w:hAnsiTheme="minorHAnsi"/>
          <w:bCs/>
          <w:iCs/>
          <w:lang w:val="en-GB"/>
        </w:rPr>
        <w:tab/>
        <w:t xml:space="preserve">                 </w:t>
      </w:r>
      <w:r w:rsidR="003A38D0">
        <w:rPr>
          <w:rFonts w:asciiTheme="minorHAnsi" w:hAnsiTheme="minorHAnsi"/>
          <w:bCs/>
          <w:iCs/>
          <w:lang w:val="en-GB"/>
        </w:rPr>
        <w:t>Figure 1b</w:t>
      </w:r>
      <w:r w:rsidR="00FE6B7E">
        <w:rPr>
          <w:rFonts w:asciiTheme="minorHAnsi" w:hAnsiTheme="minorHAnsi"/>
          <w:bCs/>
          <w:iCs/>
          <w:lang w:val="en-GB"/>
        </w:rPr>
        <w:t>:</w:t>
      </w:r>
      <w:r>
        <w:rPr>
          <w:rFonts w:asciiTheme="minorHAnsi" w:hAnsiTheme="minorHAnsi"/>
          <w:bCs/>
          <w:iCs/>
          <w:lang w:val="en-GB"/>
        </w:rPr>
        <w:t xml:space="preserve"> Log total cost</w:t>
      </w:r>
    </w:p>
    <w:p w14:paraId="236035A2" w14:textId="3E2EFC3F" w:rsidR="00C51CCF" w:rsidRPr="00FD73D9" w:rsidRDefault="003A38D0" w:rsidP="003A38D0">
      <w:pPr>
        <w:pStyle w:val="BodyText"/>
        <w:tabs>
          <w:tab w:val="left" w:pos="0"/>
          <w:tab w:val="left" w:pos="426"/>
          <w:tab w:val="left" w:pos="993"/>
        </w:tabs>
        <w:spacing w:before="0"/>
        <w:rPr>
          <w:rFonts w:asciiTheme="minorHAnsi" w:hAnsiTheme="minorHAnsi"/>
          <w:bCs/>
          <w:iCs/>
          <w:sz w:val="22"/>
          <w:szCs w:val="22"/>
          <w:lang w:val="en-GB"/>
        </w:rPr>
      </w:pPr>
      <w:r>
        <w:rPr>
          <w:rFonts w:asciiTheme="minorHAnsi" w:hAnsiTheme="minorHAnsi"/>
          <w:bCs/>
          <w:iCs/>
          <w:noProof/>
          <w:sz w:val="22"/>
          <w:szCs w:val="22"/>
          <w:lang w:val="en-US" w:bidi="ar-SA"/>
        </w:rPr>
        <w:drawing>
          <wp:inline distT="0" distB="0" distL="0" distR="0" wp14:anchorId="4705B20A" wp14:editId="408C1561">
            <wp:extent cx="2777705" cy="2209715"/>
            <wp:effectExtent l="19050" t="19050" r="2286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6004" cy="2208362"/>
                    </a:xfrm>
                    <a:prstGeom prst="rect">
                      <a:avLst/>
                    </a:prstGeom>
                    <a:noFill/>
                    <a:ln>
                      <a:solidFill>
                        <a:schemeClr val="tx1"/>
                      </a:solidFill>
                    </a:ln>
                  </pic:spPr>
                </pic:pic>
              </a:graphicData>
            </a:graphic>
          </wp:inline>
        </w:drawing>
      </w:r>
      <w:r w:rsidRPr="00CF304B">
        <w:rPr>
          <w:rFonts w:asciiTheme="minorHAnsi" w:hAnsiTheme="minorHAnsi"/>
          <w:bCs/>
          <w:iCs/>
          <w:lang w:val="en-GB"/>
        </w:rPr>
        <w:t xml:space="preserve"> </w:t>
      </w:r>
      <w:r>
        <w:rPr>
          <w:rFonts w:asciiTheme="minorHAnsi" w:hAnsiTheme="minorHAnsi"/>
          <w:bCs/>
          <w:iCs/>
          <w:noProof/>
          <w:sz w:val="22"/>
          <w:szCs w:val="22"/>
          <w:lang w:val="en-US" w:bidi="ar-SA"/>
        </w:rPr>
        <w:drawing>
          <wp:inline distT="0" distB="0" distL="0" distR="0" wp14:anchorId="591D0BB8" wp14:editId="4A5777BF">
            <wp:extent cx="2777705" cy="2225615"/>
            <wp:effectExtent l="19050" t="19050" r="22860"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3691" cy="2222399"/>
                    </a:xfrm>
                    <a:prstGeom prst="rect">
                      <a:avLst/>
                    </a:prstGeom>
                    <a:noFill/>
                    <a:ln>
                      <a:solidFill>
                        <a:schemeClr val="tx1"/>
                      </a:solidFill>
                    </a:ln>
                  </pic:spPr>
                </pic:pic>
              </a:graphicData>
            </a:graphic>
          </wp:inline>
        </w:drawing>
      </w:r>
    </w:p>
    <w:p w14:paraId="049C1F1D" w14:textId="77777777" w:rsidR="00C945D3" w:rsidRDefault="00C945D3" w:rsidP="003A38D0">
      <w:pPr>
        <w:pStyle w:val="BodyText"/>
        <w:tabs>
          <w:tab w:val="left" w:pos="0"/>
          <w:tab w:val="left" w:pos="426"/>
          <w:tab w:val="left" w:pos="993"/>
        </w:tabs>
        <w:spacing w:before="0"/>
        <w:rPr>
          <w:rFonts w:asciiTheme="minorHAnsi" w:hAnsiTheme="minorHAnsi"/>
          <w:bCs/>
          <w:i/>
          <w:iCs/>
          <w:sz w:val="22"/>
          <w:szCs w:val="22"/>
          <w:lang w:val="en-GB"/>
        </w:rPr>
      </w:pPr>
    </w:p>
    <w:p w14:paraId="74623FA6" w14:textId="77777777" w:rsidR="00C945D3" w:rsidRDefault="00C945D3" w:rsidP="003A38D0">
      <w:pPr>
        <w:pStyle w:val="BodyText"/>
        <w:tabs>
          <w:tab w:val="left" w:pos="0"/>
          <w:tab w:val="left" w:pos="426"/>
          <w:tab w:val="left" w:pos="993"/>
        </w:tabs>
        <w:spacing w:before="0"/>
        <w:rPr>
          <w:rFonts w:asciiTheme="minorHAnsi" w:hAnsiTheme="minorHAnsi"/>
          <w:bCs/>
          <w:i/>
          <w:iCs/>
          <w:sz w:val="22"/>
          <w:szCs w:val="22"/>
          <w:lang w:val="en-GB"/>
        </w:rPr>
      </w:pPr>
    </w:p>
    <w:p w14:paraId="7830B245" w14:textId="77777777" w:rsidR="00C945D3" w:rsidRDefault="00C945D3" w:rsidP="003A38D0">
      <w:pPr>
        <w:pStyle w:val="BodyText"/>
        <w:tabs>
          <w:tab w:val="left" w:pos="0"/>
          <w:tab w:val="left" w:pos="426"/>
          <w:tab w:val="left" w:pos="993"/>
        </w:tabs>
        <w:spacing w:before="0"/>
        <w:rPr>
          <w:rFonts w:asciiTheme="minorHAnsi" w:hAnsiTheme="minorHAnsi"/>
          <w:bCs/>
          <w:i/>
          <w:iCs/>
          <w:sz w:val="22"/>
          <w:szCs w:val="22"/>
          <w:lang w:val="en-GB"/>
        </w:rPr>
      </w:pPr>
    </w:p>
    <w:p w14:paraId="0932C50A" w14:textId="77777777" w:rsidR="00C945D3" w:rsidRDefault="00C945D3" w:rsidP="003A38D0">
      <w:pPr>
        <w:pStyle w:val="BodyText"/>
        <w:tabs>
          <w:tab w:val="left" w:pos="0"/>
          <w:tab w:val="left" w:pos="426"/>
          <w:tab w:val="left" w:pos="993"/>
        </w:tabs>
        <w:spacing w:before="0"/>
        <w:rPr>
          <w:rFonts w:asciiTheme="minorHAnsi" w:hAnsiTheme="minorHAnsi"/>
          <w:bCs/>
          <w:i/>
          <w:iCs/>
          <w:sz w:val="22"/>
          <w:szCs w:val="22"/>
          <w:lang w:val="en-GB"/>
        </w:rPr>
      </w:pPr>
    </w:p>
    <w:p w14:paraId="36C3B526" w14:textId="77777777" w:rsidR="00752BEC" w:rsidRDefault="00752BEC" w:rsidP="00752BEC">
      <w:pPr>
        <w:pStyle w:val="Normal1"/>
        <w:tabs>
          <w:tab w:val="left" w:pos="0"/>
          <w:tab w:val="left" w:pos="426"/>
          <w:tab w:val="left" w:pos="993"/>
        </w:tabs>
        <w:spacing w:after="0" w:line="240" w:lineRule="auto"/>
        <w:jc w:val="both"/>
      </w:pPr>
      <w:r>
        <w:rPr>
          <w:i/>
        </w:rPr>
        <w:t xml:space="preserve">Screening of predictors </w:t>
      </w:r>
    </w:p>
    <w:p w14:paraId="0D094FDE" w14:textId="77777777" w:rsidR="00752BEC" w:rsidRDefault="00752BEC" w:rsidP="00752BEC">
      <w:pPr>
        <w:pStyle w:val="Normal1"/>
        <w:tabs>
          <w:tab w:val="left" w:pos="0"/>
          <w:tab w:val="left" w:pos="426"/>
          <w:tab w:val="left" w:pos="993"/>
        </w:tabs>
        <w:spacing w:after="0" w:line="240" w:lineRule="auto"/>
        <w:jc w:val="both"/>
      </w:pPr>
    </w:p>
    <w:p w14:paraId="3949C20E" w14:textId="13A3DDB6" w:rsidR="00752BEC" w:rsidRDefault="00752BEC" w:rsidP="00752BEC">
      <w:pPr>
        <w:pStyle w:val="Normal1"/>
        <w:tabs>
          <w:tab w:val="left" w:pos="0"/>
          <w:tab w:val="left" w:pos="426"/>
          <w:tab w:val="left" w:pos="993"/>
        </w:tabs>
        <w:spacing w:after="0" w:line="240" w:lineRule="auto"/>
        <w:jc w:val="both"/>
      </w:pPr>
      <w:r>
        <w:tab/>
        <w:t>The predictors were plotted in a matrix scatterplot to assess their relationship with the outcome and one another. Visually the scatterplot matrix does not reveal any issues with co-linearity (Figure 2: Scatterplot Mat</w:t>
      </w:r>
      <w:ins w:id="65" w:author="Melanie L. Bell" w:date="2014-09-27T10:40:00Z">
        <w:r w:rsidR="00A11096">
          <w:t>r</w:t>
        </w:r>
      </w:ins>
      <w:r>
        <w:t xml:space="preserve">ix). A </w:t>
      </w:r>
      <w:del w:id="66" w:author="Melanie L. Bell" w:date="2014-09-27T10:40:00Z">
        <w:r w:rsidDel="00A11096">
          <w:delText>s</w:delText>
        </w:r>
      </w:del>
      <w:ins w:id="67" w:author="Melanie L. Bell" w:date="2014-09-27T10:40:00Z">
        <w:r w:rsidR="00A11096">
          <w:t>S</w:t>
        </w:r>
      </w:ins>
      <w:r>
        <w:t xml:space="preserve">pearman’s correlation was then used to further assess co-linearity (Table 3: Spearman’s Correlation); the coefficients of the </w:t>
      </w:r>
      <w:ins w:id="68" w:author="Melanie L. Bell" w:date="2014-09-27T10:40:00Z">
        <w:r w:rsidR="00A11096">
          <w:t>S</w:t>
        </w:r>
      </w:ins>
      <w:del w:id="69" w:author="Melanie L. Bell" w:date="2014-09-27T10:40:00Z">
        <w:r w:rsidDel="00A11096">
          <w:delText>s</w:delText>
        </w:r>
      </w:del>
      <w:r>
        <w:t>pearman’s correlation are not strong, but some are significant</w:t>
      </w:r>
      <w:ins w:id="70" w:author="Melanie L. Bell" w:date="2014-09-27T10:40:00Z">
        <w:r w:rsidR="00A11096">
          <w:t>:</w:t>
        </w:r>
      </w:ins>
      <w:r>
        <w:t xml:space="preserve"> specifically heart rate which appears to be correlated with most of the variables except </w:t>
      </w:r>
      <w:proofErr w:type="spellStart"/>
      <w:r>
        <w:t>meanbp</w:t>
      </w:r>
      <w:proofErr w:type="spellEnd"/>
      <w:r>
        <w:t xml:space="preserve"> and </w:t>
      </w:r>
      <w:proofErr w:type="spellStart"/>
      <w:r>
        <w:t>scoma</w:t>
      </w:r>
      <w:proofErr w:type="spellEnd"/>
      <w:r>
        <w:t xml:space="preserve">. </w:t>
      </w:r>
      <w:commentRangeStart w:id="71"/>
      <w:r>
        <w:t xml:space="preserve">This correlation might indicate that co-linearity might be problematic when including all the variables in the model. </w:t>
      </w:r>
      <w:commentRangeEnd w:id="71"/>
      <w:r w:rsidR="007B0D08">
        <w:rPr>
          <w:rStyle w:val="CommentReference"/>
          <w:rFonts w:eastAsia="Times New Roman" w:cs="Times New Roman"/>
          <w:color w:val="auto"/>
          <w:lang w:val="en-AU" w:bidi="en-US"/>
        </w:rPr>
        <w:commentReference w:id="71"/>
      </w:r>
    </w:p>
    <w:p w14:paraId="3DCBE7C7" w14:textId="77777777" w:rsidR="003A38D0" w:rsidRDefault="003A38D0" w:rsidP="003A38D0">
      <w:pPr>
        <w:pStyle w:val="BodyText"/>
        <w:tabs>
          <w:tab w:val="left" w:pos="0"/>
          <w:tab w:val="left" w:pos="426"/>
          <w:tab w:val="left" w:pos="993"/>
        </w:tabs>
        <w:spacing w:before="0"/>
        <w:rPr>
          <w:rFonts w:asciiTheme="minorHAnsi" w:hAnsiTheme="minorHAnsi"/>
          <w:bCs/>
          <w:iCs/>
          <w:sz w:val="22"/>
          <w:szCs w:val="22"/>
          <w:lang w:val="en-GB"/>
        </w:rPr>
      </w:pPr>
    </w:p>
    <w:p w14:paraId="52879E8D" w14:textId="14BA8E52" w:rsidR="003A38D0" w:rsidRDefault="004812C3" w:rsidP="003A38D0">
      <w:pPr>
        <w:pStyle w:val="BodyText"/>
        <w:tabs>
          <w:tab w:val="left" w:pos="0"/>
          <w:tab w:val="left" w:pos="426"/>
          <w:tab w:val="left" w:pos="993"/>
        </w:tabs>
        <w:spacing w:before="0"/>
        <w:rPr>
          <w:rFonts w:asciiTheme="minorHAnsi" w:hAnsiTheme="minorHAnsi"/>
          <w:bCs/>
          <w:iCs/>
          <w:sz w:val="22"/>
          <w:szCs w:val="22"/>
          <w:lang w:val="en-GB"/>
        </w:rPr>
      </w:pPr>
      <w:r>
        <w:rPr>
          <w:rFonts w:asciiTheme="minorHAnsi" w:hAnsiTheme="minorHAnsi"/>
          <w:bCs/>
          <w:iCs/>
          <w:sz w:val="22"/>
          <w:szCs w:val="22"/>
          <w:lang w:val="en-GB"/>
        </w:rPr>
        <w:t>Figure 2</w:t>
      </w:r>
      <w:r w:rsidR="003A38D0">
        <w:rPr>
          <w:rFonts w:asciiTheme="minorHAnsi" w:hAnsiTheme="minorHAnsi"/>
          <w:bCs/>
          <w:iCs/>
          <w:sz w:val="22"/>
          <w:szCs w:val="22"/>
          <w:lang w:val="en-GB"/>
        </w:rPr>
        <w:t xml:space="preserve">: Scatterplot matrix </w:t>
      </w:r>
    </w:p>
    <w:p w14:paraId="37DA5839" w14:textId="77777777" w:rsidR="003A38D0" w:rsidRDefault="003A38D0" w:rsidP="003A38D0">
      <w:pPr>
        <w:pStyle w:val="BodyText"/>
        <w:tabs>
          <w:tab w:val="left" w:pos="0"/>
          <w:tab w:val="left" w:pos="426"/>
          <w:tab w:val="left" w:pos="993"/>
        </w:tabs>
        <w:spacing w:before="0"/>
        <w:rPr>
          <w:rFonts w:asciiTheme="minorHAnsi" w:hAnsiTheme="minorHAnsi"/>
          <w:bCs/>
          <w:iCs/>
          <w:sz w:val="22"/>
          <w:szCs w:val="22"/>
          <w:lang w:val="en-GB"/>
        </w:rPr>
      </w:pPr>
      <w:r>
        <w:rPr>
          <w:rFonts w:asciiTheme="minorHAnsi" w:hAnsiTheme="minorHAnsi"/>
          <w:bCs/>
          <w:iCs/>
          <w:noProof/>
          <w:sz w:val="22"/>
          <w:szCs w:val="22"/>
          <w:lang w:val="en-US" w:bidi="ar-SA"/>
        </w:rPr>
        <w:drawing>
          <wp:inline distT="0" distB="0" distL="0" distR="0" wp14:anchorId="1899B56D" wp14:editId="5BD1E4AC">
            <wp:extent cx="5115560" cy="3743960"/>
            <wp:effectExtent l="19050" t="19050" r="27940"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15560" cy="3743960"/>
                    </a:xfrm>
                    <a:prstGeom prst="rect">
                      <a:avLst/>
                    </a:prstGeom>
                    <a:noFill/>
                    <a:ln>
                      <a:solidFill>
                        <a:schemeClr val="tx1"/>
                      </a:solidFill>
                    </a:ln>
                  </pic:spPr>
                </pic:pic>
              </a:graphicData>
            </a:graphic>
          </wp:inline>
        </w:drawing>
      </w:r>
    </w:p>
    <w:p w14:paraId="4E7743BF" w14:textId="77777777" w:rsidR="003A38D0" w:rsidRDefault="003A38D0" w:rsidP="003A38D0">
      <w:pPr>
        <w:pStyle w:val="BodyText"/>
        <w:tabs>
          <w:tab w:val="left" w:pos="0"/>
          <w:tab w:val="left" w:pos="426"/>
          <w:tab w:val="left" w:pos="993"/>
        </w:tabs>
        <w:spacing w:before="0"/>
        <w:rPr>
          <w:rFonts w:asciiTheme="minorHAnsi" w:hAnsiTheme="minorHAnsi"/>
          <w:bCs/>
          <w:iCs/>
          <w:sz w:val="22"/>
          <w:szCs w:val="22"/>
          <w:lang w:val="en-GB"/>
        </w:rPr>
      </w:pPr>
    </w:p>
    <w:p w14:paraId="506EC356" w14:textId="77777777" w:rsidR="003A38D0" w:rsidRDefault="003A38D0" w:rsidP="003A38D0">
      <w:pPr>
        <w:pStyle w:val="BodyText"/>
        <w:tabs>
          <w:tab w:val="left" w:pos="0"/>
          <w:tab w:val="left" w:pos="426"/>
          <w:tab w:val="left" w:pos="993"/>
        </w:tabs>
        <w:spacing w:before="0"/>
        <w:rPr>
          <w:rFonts w:asciiTheme="minorHAnsi" w:hAnsiTheme="minorHAnsi"/>
          <w:bCs/>
          <w:iCs/>
          <w:sz w:val="22"/>
          <w:szCs w:val="22"/>
          <w:lang w:val="en-GB"/>
        </w:rPr>
      </w:pPr>
    </w:p>
    <w:p w14:paraId="4448A8FC" w14:textId="1A10198E" w:rsidR="003A38D0" w:rsidRDefault="00B81E1D" w:rsidP="003A38D0">
      <w:pPr>
        <w:pStyle w:val="BodyText"/>
        <w:tabs>
          <w:tab w:val="left" w:pos="0"/>
          <w:tab w:val="left" w:pos="426"/>
          <w:tab w:val="left" w:pos="993"/>
        </w:tabs>
        <w:spacing w:before="0"/>
        <w:rPr>
          <w:rFonts w:asciiTheme="minorHAnsi" w:hAnsiTheme="minorHAnsi"/>
          <w:bCs/>
          <w:iCs/>
          <w:sz w:val="22"/>
          <w:szCs w:val="22"/>
          <w:lang w:val="en-GB"/>
        </w:rPr>
      </w:pPr>
      <w:r>
        <w:rPr>
          <w:rFonts w:asciiTheme="minorHAnsi" w:hAnsiTheme="minorHAnsi"/>
          <w:bCs/>
          <w:iCs/>
          <w:sz w:val="22"/>
          <w:szCs w:val="22"/>
          <w:lang w:val="en-GB"/>
        </w:rPr>
        <w:t>Table 3</w:t>
      </w:r>
      <w:r w:rsidR="003A38D0">
        <w:rPr>
          <w:rFonts w:asciiTheme="minorHAnsi" w:hAnsiTheme="minorHAnsi"/>
          <w:bCs/>
          <w:iCs/>
          <w:sz w:val="22"/>
          <w:szCs w:val="22"/>
          <w:lang w:val="en-GB"/>
        </w:rPr>
        <w:t xml:space="preserve">: </w:t>
      </w:r>
      <w:r w:rsidR="005F4EA5">
        <w:rPr>
          <w:rFonts w:asciiTheme="minorHAnsi" w:hAnsiTheme="minorHAnsi"/>
          <w:bCs/>
          <w:iCs/>
          <w:sz w:val="22"/>
          <w:szCs w:val="22"/>
          <w:lang w:val="en-GB"/>
        </w:rPr>
        <w:t>Spearman’s</w:t>
      </w:r>
      <w:r w:rsidR="003A38D0">
        <w:rPr>
          <w:rFonts w:asciiTheme="minorHAnsi" w:hAnsiTheme="minorHAnsi"/>
          <w:bCs/>
          <w:iCs/>
          <w:sz w:val="22"/>
          <w:szCs w:val="22"/>
          <w:lang w:val="en-GB"/>
        </w:rPr>
        <w:t xml:space="preserve"> correlation </w:t>
      </w:r>
      <w:r w:rsidR="005F4EA5">
        <w:rPr>
          <w:rFonts w:asciiTheme="minorHAnsi" w:hAnsiTheme="minorHAnsi"/>
          <w:bCs/>
          <w:iCs/>
          <w:sz w:val="22"/>
          <w:szCs w:val="22"/>
          <w:lang w:val="en-GB"/>
        </w:rPr>
        <w:t>of continuous variables</w:t>
      </w:r>
    </w:p>
    <w:tbl>
      <w:tblPr>
        <w:tblW w:w="8781" w:type="dxa"/>
        <w:tblInd w:w="93" w:type="dxa"/>
        <w:tblBorders>
          <w:top w:val="single" w:sz="4" w:space="0" w:color="auto"/>
          <w:bottom w:val="single" w:sz="4" w:space="0" w:color="auto"/>
        </w:tblBorders>
        <w:tblLook w:val="04A0" w:firstRow="1" w:lastRow="0" w:firstColumn="1" w:lastColumn="0" w:noHBand="0" w:noVBand="1"/>
      </w:tblPr>
      <w:tblGrid>
        <w:gridCol w:w="1117"/>
        <w:gridCol w:w="1038"/>
        <w:gridCol w:w="958"/>
        <w:gridCol w:w="958"/>
        <w:gridCol w:w="958"/>
        <w:gridCol w:w="958"/>
        <w:gridCol w:w="958"/>
        <w:gridCol w:w="958"/>
        <w:gridCol w:w="958"/>
      </w:tblGrid>
      <w:tr w:rsidR="003A38D0" w:rsidRPr="00E675DB" w14:paraId="6186AE9E" w14:textId="77777777" w:rsidTr="005A2E00">
        <w:trPr>
          <w:trHeight w:val="207"/>
        </w:trPr>
        <w:tc>
          <w:tcPr>
            <w:tcW w:w="1117" w:type="dxa"/>
            <w:tcBorders>
              <w:top w:val="single" w:sz="4" w:space="0" w:color="auto"/>
              <w:bottom w:val="single" w:sz="4" w:space="0" w:color="auto"/>
            </w:tcBorders>
            <w:shd w:val="clear" w:color="auto" w:fill="auto"/>
            <w:noWrap/>
            <w:vAlign w:val="bottom"/>
            <w:hideMark/>
          </w:tcPr>
          <w:p w14:paraId="3287B738" w14:textId="77777777" w:rsidR="003A38D0" w:rsidRPr="00C51CCF" w:rsidRDefault="003A38D0" w:rsidP="005F4EA5">
            <w:pPr>
              <w:spacing w:after="0" w:line="240" w:lineRule="auto"/>
              <w:rPr>
                <w:rFonts w:ascii="Times New Roman" w:hAnsi="Times New Roman"/>
                <w:b/>
                <w:color w:val="000000"/>
                <w:sz w:val="20"/>
                <w:szCs w:val="16"/>
                <w:lang w:val="en-US" w:bidi="ar-SA"/>
              </w:rPr>
            </w:pPr>
          </w:p>
        </w:tc>
        <w:tc>
          <w:tcPr>
            <w:tcW w:w="958" w:type="dxa"/>
            <w:tcBorders>
              <w:top w:val="single" w:sz="4" w:space="0" w:color="auto"/>
              <w:bottom w:val="single" w:sz="4" w:space="0" w:color="auto"/>
            </w:tcBorders>
            <w:shd w:val="clear" w:color="auto" w:fill="auto"/>
            <w:noWrap/>
            <w:vAlign w:val="bottom"/>
            <w:hideMark/>
          </w:tcPr>
          <w:p w14:paraId="1B8CB9DC" w14:textId="77777777" w:rsidR="003A38D0" w:rsidRPr="00C51CCF" w:rsidRDefault="003A38D0" w:rsidP="005F4EA5">
            <w:pPr>
              <w:spacing w:after="0" w:line="240" w:lineRule="auto"/>
              <w:jc w:val="center"/>
              <w:rPr>
                <w:rFonts w:ascii="Times New Roman" w:hAnsi="Times New Roman"/>
                <w:b/>
                <w:color w:val="000000"/>
                <w:sz w:val="20"/>
                <w:szCs w:val="16"/>
                <w:lang w:val="en-US" w:bidi="ar-SA"/>
              </w:rPr>
            </w:pPr>
            <w:proofErr w:type="spellStart"/>
            <w:r w:rsidRPr="00C51CCF">
              <w:rPr>
                <w:rFonts w:ascii="Times New Roman" w:hAnsi="Times New Roman"/>
                <w:b/>
                <w:color w:val="000000"/>
                <w:sz w:val="20"/>
                <w:szCs w:val="16"/>
                <w:lang w:val="en-US" w:bidi="ar-SA"/>
              </w:rPr>
              <w:t>log_totcst</w:t>
            </w:r>
            <w:proofErr w:type="spellEnd"/>
          </w:p>
        </w:tc>
        <w:tc>
          <w:tcPr>
            <w:tcW w:w="958" w:type="dxa"/>
            <w:tcBorders>
              <w:top w:val="single" w:sz="4" w:space="0" w:color="auto"/>
              <w:bottom w:val="single" w:sz="4" w:space="0" w:color="auto"/>
            </w:tcBorders>
            <w:shd w:val="clear" w:color="auto" w:fill="auto"/>
            <w:noWrap/>
            <w:vAlign w:val="bottom"/>
            <w:hideMark/>
          </w:tcPr>
          <w:p w14:paraId="00C2F096" w14:textId="77777777" w:rsidR="003A38D0" w:rsidRPr="00C51CCF" w:rsidRDefault="003A38D0" w:rsidP="005F4EA5">
            <w:pPr>
              <w:spacing w:after="0" w:line="240" w:lineRule="auto"/>
              <w:jc w:val="center"/>
              <w:rPr>
                <w:rFonts w:ascii="Times New Roman" w:hAnsi="Times New Roman"/>
                <w:b/>
                <w:color w:val="000000"/>
                <w:sz w:val="20"/>
                <w:szCs w:val="16"/>
                <w:lang w:val="en-US" w:bidi="ar-SA"/>
              </w:rPr>
            </w:pPr>
            <w:r w:rsidRPr="00C51CCF">
              <w:rPr>
                <w:rFonts w:ascii="Times New Roman" w:hAnsi="Times New Roman"/>
                <w:b/>
                <w:color w:val="000000"/>
                <w:sz w:val="20"/>
                <w:szCs w:val="16"/>
                <w:lang w:val="en-US" w:bidi="ar-SA"/>
              </w:rPr>
              <w:t>age</w:t>
            </w:r>
          </w:p>
        </w:tc>
        <w:tc>
          <w:tcPr>
            <w:tcW w:w="958" w:type="dxa"/>
            <w:tcBorders>
              <w:top w:val="single" w:sz="4" w:space="0" w:color="auto"/>
              <w:bottom w:val="single" w:sz="4" w:space="0" w:color="auto"/>
            </w:tcBorders>
            <w:shd w:val="clear" w:color="auto" w:fill="auto"/>
            <w:noWrap/>
            <w:vAlign w:val="bottom"/>
            <w:hideMark/>
          </w:tcPr>
          <w:p w14:paraId="51945ECB" w14:textId="77777777" w:rsidR="003A38D0" w:rsidRPr="00C51CCF" w:rsidRDefault="003A38D0" w:rsidP="005F4EA5">
            <w:pPr>
              <w:spacing w:after="0" w:line="240" w:lineRule="auto"/>
              <w:jc w:val="center"/>
              <w:rPr>
                <w:rFonts w:ascii="Times New Roman" w:hAnsi="Times New Roman"/>
                <w:b/>
                <w:color w:val="000000"/>
                <w:sz w:val="20"/>
                <w:szCs w:val="16"/>
                <w:lang w:val="en-US" w:bidi="ar-SA"/>
              </w:rPr>
            </w:pPr>
            <w:r w:rsidRPr="00C51CCF">
              <w:rPr>
                <w:rFonts w:ascii="Times New Roman" w:hAnsi="Times New Roman"/>
                <w:b/>
                <w:color w:val="000000"/>
                <w:sz w:val="20"/>
                <w:szCs w:val="16"/>
                <w:lang w:val="en-US" w:bidi="ar-SA"/>
              </w:rPr>
              <w:t>temp</w:t>
            </w:r>
          </w:p>
        </w:tc>
        <w:tc>
          <w:tcPr>
            <w:tcW w:w="958" w:type="dxa"/>
            <w:tcBorders>
              <w:top w:val="single" w:sz="4" w:space="0" w:color="auto"/>
              <w:bottom w:val="single" w:sz="4" w:space="0" w:color="auto"/>
            </w:tcBorders>
            <w:shd w:val="clear" w:color="auto" w:fill="auto"/>
            <w:noWrap/>
            <w:vAlign w:val="bottom"/>
            <w:hideMark/>
          </w:tcPr>
          <w:p w14:paraId="44056358" w14:textId="77777777" w:rsidR="003A38D0" w:rsidRPr="00C51CCF" w:rsidRDefault="003A38D0" w:rsidP="005F4EA5">
            <w:pPr>
              <w:spacing w:after="0" w:line="240" w:lineRule="auto"/>
              <w:jc w:val="center"/>
              <w:rPr>
                <w:rFonts w:ascii="Times New Roman" w:hAnsi="Times New Roman"/>
                <w:b/>
                <w:color w:val="000000"/>
                <w:sz w:val="20"/>
                <w:szCs w:val="16"/>
                <w:lang w:val="en-US" w:bidi="ar-SA"/>
              </w:rPr>
            </w:pPr>
            <w:proofErr w:type="spellStart"/>
            <w:r w:rsidRPr="00C51CCF">
              <w:rPr>
                <w:rFonts w:ascii="Times New Roman" w:hAnsi="Times New Roman"/>
                <w:b/>
                <w:color w:val="000000"/>
                <w:sz w:val="20"/>
                <w:szCs w:val="16"/>
                <w:lang w:val="en-US" w:bidi="ar-SA"/>
              </w:rPr>
              <w:t>alb</w:t>
            </w:r>
            <w:proofErr w:type="spellEnd"/>
          </w:p>
        </w:tc>
        <w:tc>
          <w:tcPr>
            <w:tcW w:w="958" w:type="dxa"/>
            <w:tcBorders>
              <w:top w:val="single" w:sz="4" w:space="0" w:color="auto"/>
              <w:bottom w:val="single" w:sz="4" w:space="0" w:color="auto"/>
            </w:tcBorders>
            <w:shd w:val="clear" w:color="auto" w:fill="auto"/>
            <w:noWrap/>
            <w:vAlign w:val="bottom"/>
            <w:hideMark/>
          </w:tcPr>
          <w:p w14:paraId="1DC104DB" w14:textId="77777777" w:rsidR="003A38D0" w:rsidRPr="00C51CCF" w:rsidRDefault="003A38D0" w:rsidP="005F4EA5">
            <w:pPr>
              <w:spacing w:after="0" w:line="240" w:lineRule="auto"/>
              <w:jc w:val="center"/>
              <w:rPr>
                <w:rFonts w:ascii="Times New Roman" w:hAnsi="Times New Roman"/>
                <w:b/>
                <w:color w:val="000000"/>
                <w:sz w:val="20"/>
                <w:szCs w:val="16"/>
                <w:lang w:val="en-US" w:bidi="ar-SA"/>
              </w:rPr>
            </w:pPr>
            <w:proofErr w:type="spellStart"/>
            <w:r w:rsidRPr="00C51CCF">
              <w:rPr>
                <w:rFonts w:ascii="Times New Roman" w:hAnsi="Times New Roman"/>
                <w:b/>
                <w:color w:val="000000"/>
                <w:sz w:val="20"/>
                <w:szCs w:val="16"/>
                <w:lang w:val="en-US" w:bidi="ar-SA"/>
              </w:rPr>
              <w:t>pafi</w:t>
            </w:r>
            <w:proofErr w:type="spellEnd"/>
          </w:p>
        </w:tc>
        <w:tc>
          <w:tcPr>
            <w:tcW w:w="958" w:type="dxa"/>
            <w:tcBorders>
              <w:top w:val="single" w:sz="4" w:space="0" w:color="auto"/>
              <w:bottom w:val="single" w:sz="4" w:space="0" w:color="auto"/>
            </w:tcBorders>
            <w:shd w:val="clear" w:color="auto" w:fill="auto"/>
            <w:noWrap/>
            <w:vAlign w:val="bottom"/>
            <w:hideMark/>
          </w:tcPr>
          <w:p w14:paraId="10E40FE4" w14:textId="77777777" w:rsidR="003A38D0" w:rsidRPr="00C51CCF" w:rsidRDefault="003A38D0" w:rsidP="005F4EA5">
            <w:pPr>
              <w:spacing w:after="0" w:line="240" w:lineRule="auto"/>
              <w:jc w:val="center"/>
              <w:rPr>
                <w:rFonts w:ascii="Times New Roman" w:hAnsi="Times New Roman"/>
                <w:b/>
                <w:color w:val="000000"/>
                <w:sz w:val="20"/>
                <w:szCs w:val="16"/>
                <w:lang w:val="en-US" w:bidi="ar-SA"/>
              </w:rPr>
            </w:pPr>
            <w:proofErr w:type="spellStart"/>
            <w:r w:rsidRPr="00C51CCF">
              <w:rPr>
                <w:rFonts w:ascii="Times New Roman" w:hAnsi="Times New Roman"/>
                <w:b/>
                <w:color w:val="000000"/>
                <w:sz w:val="20"/>
                <w:szCs w:val="16"/>
                <w:lang w:val="en-US" w:bidi="ar-SA"/>
              </w:rPr>
              <w:t>meanbp</w:t>
            </w:r>
            <w:proofErr w:type="spellEnd"/>
          </w:p>
        </w:tc>
        <w:tc>
          <w:tcPr>
            <w:tcW w:w="958" w:type="dxa"/>
            <w:tcBorders>
              <w:top w:val="single" w:sz="4" w:space="0" w:color="auto"/>
              <w:bottom w:val="single" w:sz="4" w:space="0" w:color="auto"/>
            </w:tcBorders>
            <w:shd w:val="clear" w:color="auto" w:fill="auto"/>
            <w:noWrap/>
            <w:vAlign w:val="bottom"/>
            <w:hideMark/>
          </w:tcPr>
          <w:p w14:paraId="18425880" w14:textId="77777777" w:rsidR="003A38D0" w:rsidRPr="00C51CCF" w:rsidRDefault="003A38D0" w:rsidP="005F4EA5">
            <w:pPr>
              <w:spacing w:after="0" w:line="240" w:lineRule="auto"/>
              <w:jc w:val="center"/>
              <w:rPr>
                <w:rFonts w:ascii="Times New Roman" w:hAnsi="Times New Roman"/>
                <w:b/>
                <w:color w:val="000000"/>
                <w:sz w:val="20"/>
                <w:szCs w:val="16"/>
                <w:lang w:val="en-US" w:bidi="ar-SA"/>
              </w:rPr>
            </w:pPr>
            <w:proofErr w:type="spellStart"/>
            <w:r w:rsidRPr="00C51CCF">
              <w:rPr>
                <w:rFonts w:ascii="Times New Roman" w:hAnsi="Times New Roman"/>
                <w:b/>
                <w:color w:val="000000"/>
                <w:sz w:val="20"/>
                <w:szCs w:val="16"/>
                <w:lang w:val="en-US" w:bidi="ar-SA"/>
              </w:rPr>
              <w:t>hrt</w:t>
            </w:r>
            <w:proofErr w:type="spellEnd"/>
          </w:p>
        </w:tc>
        <w:tc>
          <w:tcPr>
            <w:tcW w:w="958" w:type="dxa"/>
            <w:tcBorders>
              <w:top w:val="single" w:sz="4" w:space="0" w:color="auto"/>
              <w:bottom w:val="single" w:sz="4" w:space="0" w:color="auto"/>
            </w:tcBorders>
            <w:shd w:val="clear" w:color="auto" w:fill="auto"/>
            <w:noWrap/>
            <w:vAlign w:val="bottom"/>
            <w:hideMark/>
          </w:tcPr>
          <w:p w14:paraId="4449E298" w14:textId="77777777" w:rsidR="003A38D0" w:rsidRPr="00C51CCF" w:rsidRDefault="003A38D0" w:rsidP="005F4EA5">
            <w:pPr>
              <w:spacing w:after="0" w:line="240" w:lineRule="auto"/>
              <w:jc w:val="center"/>
              <w:rPr>
                <w:rFonts w:ascii="Times New Roman" w:hAnsi="Times New Roman"/>
                <w:b/>
                <w:color w:val="000000"/>
                <w:sz w:val="20"/>
                <w:szCs w:val="16"/>
                <w:lang w:val="en-US" w:bidi="ar-SA"/>
              </w:rPr>
            </w:pPr>
            <w:proofErr w:type="spellStart"/>
            <w:r w:rsidRPr="00C51CCF">
              <w:rPr>
                <w:rFonts w:ascii="Times New Roman" w:hAnsi="Times New Roman"/>
                <w:b/>
                <w:color w:val="000000"/>
                <w:sz w:val="20"/>
                <w:szCs w:val="16"/>
                <w:lang w:val="en-US" w:bidi="ar-SA"/>
              </w:rPr>
              <w:t>numco</w:t>
            </w:r>
            <w:proofErr w:type="spellEnd"/>
          </w:p>
        </w:tc>
      </w:tr>
      <w:tr w:rsidR="003A38D0" w:rsidRPr="00E675DB" w14:paraId="7B9E5DE6" w14:textId="77777777" w:rsidTr="005A2E00">
        <w:trPr>
          <w:trHeight w:val="207"/>
        </w:trPr>
        <w:tc>
          <w:tcPr>
            <w:tcW w:w="1117" w:type="dxa"/>
            <w:tcBorders>
              <w:top w:val="single" w:sz="4" w:space="0" w:color="auto"/>
            </w:tcBorders>
            <w:shd w:val="clear" w:color="auto" w:fill="FDE9D9" w:themeFill="accent6" w:themeFillTint="33"/>
            <w:noWrap/>
            <w:vAlign w:val="bottom"/>
            <w:hideMark/>
          </w:tcPr>
          <w:p w14:paraId="06E5D598" w14:textId="77777777" w:rsidR="003A38D0" w:rsidRPr="00C51CCF" w:rsidRDefault="003A38D0" w:rsidP="005F4EA5">
            <w:pPr>
              <w:spacing w:after="0" w:line="240" w:lineRule="auto"/>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age</w:t>
            </w:r>
          </w:p>
        </w:tc>
        <w:tc>
          <w:tcPr>
            <w:tcW w:w="958" w:type="dxa"/>
            <w:tcBorders>
              <w:top w:val="single" w:sz="4" w:space="0" w:color="auto"/>
            </w:tcBorders>
            <w:shd w:val="clear" w:color="auto" w:fill="FDE9D9" w:themeFill="accent6" w:themeFillTint="33"/>
            <w:noWrap/>
            <w:vAlign w:val="bottom"/>
            <w:hideMark/>
          </w:tcPr>
          <w:p w14:paraId="3A3FD4CD"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-0.19</w:t>
            </w:r>
          </w:p>
        </w:tc>
        <w:tc>
          <w:tcPr>
            <w:tcW w:w="958" w:type="dxa"/>
            <w:tcBorders>
              <w:top w:val="single" w:sz="4" w:space="0" w:color="auto"/>
            </w:tcBorders>
            <w:shd w:val="clear" w:color="auto" w:fill="FDE9D9" w:themeFill="accent6" w:themeFillTint="33"/>
            <w:noWrap/>
            <w:vAlign w:val="bottom"/>
            <w:hideMark/>
          </w:tcPr>
          <w:p w14:paraId="3DD3993C"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1.00</w:t>
            </w:r>
          </w:p>
        </w:tc>
        <w:tc>
          <w:tcPr>
            <w:tcW w:w="958" w:type="dxa"/>
            <w:tcBorders>
              <w:top w:val="single" w:sz="4" w:space="0" w:color="auto"/>
            </w:tcBorders>
            <w:shd w:val="clear" w:color="auto" w:fill="FDE9D9" w:themeFill="accent6" w:themeFillTint="33"/>
            <w:noWrap/>
            <w:vAlign w:val="bottom"/>
            <w:hideMark/>
          </w:tcPr>
          <w:p w14:paraId="79AA67B0"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c>
          <w:tcPr>
            <w:tcW w:w="958" w:type="dxa"/>
            <w:tcBorders>
              <w:top w:val="single" w:sz="4" w:space="0" w:color="auto"/>
            </w:tcBorders>
            <w:shd w:val="clear" w:color="auto" w:fill="FDE9D9" w:themeFill="accent6" w:themeFillTint="33"/>
            <w:noWrap/>
            <w:vAlign w:val="bottom"/>
            <w:hideMark/>
          </w:tcPr>
          <w:p w14:paraId="1958C36D"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c>
          <w:tcPr>
            <w:tcW w:w="958" w:type="dxa"/>
            <w:tcBorders>
              <w:top w:val="single" w:sz="4" w:space="0" w:color="auto"/>
            </w:tcBorders>
            <w:shd w:val="clear" w:color="auto" w:fill="FDE9D9" w:themeFill="accent6" w:themeFillTint="33"/>
            <w:noWrap/>
            <w:vAlign w:val="bottom"/>
            <w:hideMark/>
          </w:tcPr>
          <w:p w14:paraId="7D4DE311"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c>
          <w:tcPr>
            <w:tcW w:w="958" w:type="dxa"/>
            <w:tcBorders>
              <w:top w:val="single" w:sz="4" w:space="0" w:color="auto"/>
            </w:tcBorders>
            <w:shd w:val="clear" w:color="auto" w:fill="FDE9D9" w:themeFill="accent6" w:themeFillTint="33"/>
            <w:noWrap/>
            <w:vAlign w:val="bottom"/>
            <w:hideMark/>
          </w:tcPr>
          <w:p w14:paraId="300D0567"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c>
          <w:tcPr>
            <w:tcW w:w="958" w:type="dxa"/>
            <w:tcBorders>
              <w:top w:val="single" w:sz="4" w:space="0" w:color="auto"/>
            </w:tcBorders>
            <w:shd w:val="clear" w:color="auto" w:fill="FDE9D9" w:themeFill="accent6" w:themeFillTint="33"/>
            <w:noWrap/>
            <w:vAlign w:val="bottom"/>
            <w:hideMark/>
          </w:tcPr>
          <w:p w14:paraId="7E950E91"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c>
          <w:tcPr>
            <w:tcW w:w="958" w:type="dxa"/>
            <w:tcBorders>
              <w:top w:val="single" w:sz="4" w:space="0" w:color="auto"/>
            </w:tcBorders>
            <w:shd w:val="clear" w:color="auto" w:fill="FDE9D9" w:themeFill="accent6" w:themeFillTint="33"/>
            <w:noWrap/>
            <w:vAlign w:val="bottom"/>
            <w:hideMark/>
          </w:tcPr>
          <w:p w14:paraId="375CBBD3"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r>
      <w:tr w:rsidR="003A38D0" w:rsidRPr="00E675DB" w14:paraId="08B5A254" w14:textId="77777777" w:rsidTr="005A2E00">
        <w:trPr>
          <w:trHeight w:val="207"/>
        </w:trPr>
        <w:tc>
          <w:tcPr>
            <w:tcW w:w="1117" w:type="dxa"/>
            <w:shd w:val="clear" w:color="auto" w:fill="auto"/>
            <w:noWrap/>
            <w:vAlign w:val="bottom"/>
            <w:hideMark/>
          </w:tcPr>
          <w:p w14:paraId="05852F01" w14:textId="77777777" w:rsidR="003A38D0" w:rsidRPr="00C51CCF" w:rsidRDefault="003A38D0" w:rsidP="005F4EA5">
            <w:pPr>
              <w:spacing w:after="0" w:line="240" w:lineRule="auto"/>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 xml:space="preserve">   p-value</w:t>
            </w:r>
          </w:p>
        </w:tc>
        <w:tc>
          <w:tcPr>
            <w:tcW w:w="958" w:type="dxa"/>
            <w:shd w:val="clear" w:color="auto" w:fill="auto"/>
            <w:noWrap/>
            <w:vAlign w:val="bottom"/>
            <w:hideMark/>
          </w:tcPr>
          <w:p w14:paraId="6168E2F2"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0.00</w:t>
            </w:r>
          </w:p>
        </w:tc>
        <w:tc>
          <w:tcPr>
            <w:tcW w:w="958" w:type="dxa"/>
            <w:shd w:val="clear" w:color="auto" w:fill="auto"/>
            <w:noWrap/>
            <w:vAlign w:val="bottom"/>
            <w:hideMark/>
          </w:tcPr>
          <w:p w14:paraId="0FD756DA"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c>
          <w:tcPr>
            <w:tcW w:w="958" w:type="dxa"/>
            <w:shd w:val="clear" w:color="auto" w:fill="auto"/>
            <w:noWrap/>
            <w:vAlign w:val="bottom"/>
            <w:hideMark/>
          </w:tcPr>
          <w:p w14:paraId="532BA31D"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c>
          <w:tcPr>
            <w:tcW w:w="958" w:type="dxa"/>
            <w:shd w:val="clear" w:color="auto" w:fill="auto"/>
            <w:noWrap/>
            <w:vAlign w:val="bottom"/>
            <w:hideMark/>
          </w:tcPr>
          <w:p w14:paraId="4C1D7909"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c>
          <w:tcPr>
            <w:tcW w:w="958" w:type="dxa"/>
            <w:shd w:val="clear" w:color="auto" w:fill="auto"/>
            <w:noWrap/>
            <w:vAlign w:val="bottom"/>
            <w:hideMark/>
          </w:tcPr>
          <w:p w14:paraId="21B91E85"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c>
          <w:tcPr>
            <w:tcW w:w="958" w:type="dxa"/>
            <w:shd w:val="clear" w:color="auto" w:fill="auto"/>
            <w:noWrap/>
            <w:vAlign w:val="bottom"/>
            <w:hideMark/>
          </w:tcPr>
          <w:p w14:paraId="55D49C65"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c>
          <w:tcPr>
            <w:tcW w:w="958" w:type="dxa"/>
            <w:shd w:val="clear" w:color="auto" w:fill="auto"/>
            <w:noWrap/>
            <w:vAlign w:val="bottom"/>
            <w:hideMark/>
          </w:tcPr>
          <w:p w14:paraId="5880C4DA"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c>
          <w:tcPr>
            <w:tcW w:w="958" w:type="dxa"/>
            <w:shd w:val="clear" w:color="auto" w:fill="auto"/>
            <w:noWrap/>
            <w:vAlign w:val="bottom"/>
            <w:hideMark/>
          </w:tcPr>
          <w:p w14:paraId="5F0CCA31"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r>
      <w:tr w:rsidR="003A38D0" w:rsidRPr="00E675DB" w14:paraId="32F1AA75" w14:textId="77777777" w:rsidTr="005A2E00">
        <w:trPr>
          <w:trHeight w:val="207"/>
        </w:trPr>
        <w:tc>
          <w:tcPr>
            <w:tcW w:w="1117" w:type="dxa"/>
            <w:shd w:val="clear" w:color="auto" w:fill="FDE9D9" w:themeFill="accent6" w:themeFillTint="33"/>
            <w:noWrap/>
            <w:vAlign w:val="bottom"/>
            <w:hideMark/>
          </w:tcPr>
          <w:p w14:paraId="3B2132E7" w14:textId="77777777" w:rsidR="003A38D0" w:rsidRPr="00C51CCF" w:rsidRDefault="003A38D0" w:rsidP="005F4EA5">
            <w:pPr>
              <w:spacing w:after="0" w:line="240" w:lineRule="auto"/>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temp</w:t>
            </w:r>
          </w:p>
        </w:tc>
        <w:tc>
          <w:tcPr>
            <w:tcW w:w="958" w:type="dxa"/>
            <w:shd w:val="clear" w:color="auto" w:fill="FDE9D9" w:themeFill="accent6" w:themeFillTint="33"/>
            <w:noWrap/>
            <w:vAlign w:val="bottom"/>
            <w:hideMark/>
          </w:tcPr>
          <w:p w14:paraId="03AA9F37"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0.38</w:t>
            </w:r>
          </w:p>
        </w:tc>
        <w:tc>
          <w:tcPr>
            <w:tcW w:w="958" w:type="dxa"/>
            <w:shd w:val="clear" w:color="auto" w:fill="FDE9D9" w:themeFill="accent6" w:themeFillTint="33"/>
            <w:noWrap/>
            <w:vAlign w:val="bottom"/>
            <w:hideMark/>
          </w:tcPr>
          <w:p w14:paraId="43AAA58C"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-0.15</w:t>
            </w:r>
          </w:p>
        </w:tc>
        <w:tc>
          <w:tcPr>
            <w:tcW w:w="958" w:type="dxa"/>
            <w:shd w:val="clear" w:color="auto" w:fill="FDE9D9" w:themeFill="accent6" w:themeFillTint="33"/>
            <w:noWrap/>
            <w:vAlign w:val="bottom"/>
            <w:hideMark/>
          </w:tcPr>
          <w:p w14:paraId="049DB7EA"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1.00</w:t>
            </w:r>
          </w:p>
        </w:tc>
        <w:tc>
          <w:tcPr>
            <w:tcW w:w="958" w:type="dxa"/>
            <w:shd w:val="clear" w:color="auto" w:fill="FDE9D9" w:themeFill="accent6" w:themeFillTint="33"/>
            <w:noWrap/>
            <w:vAlign w:val="bottom"/>
            <w:hideMark/>
          </w:tcPr>
          <w:p w14:paraId="31A54D7F"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c>
          <w:tcPr>
            <w:tcW w:w="958" w:type="dxa"/>
            <w:shd w:val="clear" w:color="auto" w:fill="FDE9D9" w:themeFill="accent6" w:themeFillTint="33"/>
            <w:noWrap/>
            <w:vAlign w:val="bottom"/>
            <w:hideMark/>
          </w:tcPr>
          <w:p w14:paraId="2D9AD189"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c>
          <w:tcPr>
            <w:tcW w:w="958" w:type="dxa"/>
            <w:shd w:val="clear" w:color="auto" w:fill="FDE9D9" w:themeFill="accent6" w:themeFillTint="33"/>
            <w:noWrap/>
            <w:vAlign w:val="bottom"/>
            <w:hideMark/>
          </w:tcPr>
          <w:p w14:paraId="27654ACA"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c>
          <w:tcPr>
            <w:tcW w:w="958" w:type="dxa"/>
            <w:shd w:val="clear" w:color="auto" w:fill="FDE9D9" w:themeFill="accent6" w:themeFillTint="33"/>
            <w:noWrap/>
            <w:vAlign w:val="bottom"/>
            <w:hideMark/>
          </w:tcPr>
          <w:p w14:paraId="73F2EEF0"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c>
          <w:tcPr>
            <w:tcW w:w="958" w:type="dxa"/>
            <w:shd w:val="clear" w:color="auto" w:fill="FDE9D9" w:themeFill="accent6" w:themeFillTint="33"/>
            <w:noWrap/>
            <w:vAlign w:val="bottom"/>
            <w:hideMark/>
          </w:tcPr>
          <w:p w14:paraId="49C558EF"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r>
      <w:tr w:rsidR="003A38D0" w:rsidRPr="00E675DB" w14:paraId="6048A004" w14:textId="77777777" w:rsidTr="005A2E00">
        <w:trPr>
          <w:trHeight w:val="207"/>
        </w:trPr>
        <w:tc>
          <w:tcPr>
            <w:tcW w:w="1117" w:type="dxa"/>
            <w:shd w:val="clear" w:color="auto" w:fill="auto"/>
            <w:noWrap/>
            <w:vAlign w:val="bottom"/>
            <w:hideMark/>
          </w:tcPr>
          <w:p w14:paraId="7C2517FA" w14:textId="77777777" w:rsidR="003A38D0" w:rsidRPr="00C51CCF" w:rsidRDefault="003A38D0" w:rsidP="005F4EA5">
            <w:pPr>
              <w:spacing w:after="0" w:line="240" w:lineRule="auto"/>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 xml:space="preserve">   p-value</w:t>
            </w:r>
          </w:p>
        </w:tc>
        <w:tc>
          <w:tcPr>
            <w:tcW w:w="958" w:type="dxa"/>
            <w:shd w:val="clear" w:color="auto" w:fill="auto"/>
            <w:noWrap/>
            <w:vAlign w:val="bottom"/>
            <w:hideMark/>
          </w:tcPr>
          <w:p w14:paraId="3615CAFB"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0.00</w:t>
            </w:r>
          </w:p>
        </w:tc>
        <w:tc>
          <w:tcPr>
            <w:tcW w:w="958" w:type="dxa"/>
            <w:shd w:val="clear" w:color="auto" w:fill="auto"/>
            <w:noWrap/>
            <w:vAlign w:val="bottom"/>
            <w:hideMark/>
          </w:tcPr>
          <w:p w14:paraId="7D18CE14"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0.00</w:t>
            </w:r>
          </w:p>
        </w:tc>
        <w:tc>
          <w:tcPr>
            <w:tcW w:w="958" w:type="dxa"/>
            <w:shd w:val="clear" w:color="auto" w:fill="auto"/>
            <w:noWrap/>
            <w:vAlign w:val="bottom"/>
            <w:hideMark/>
          </w:tcPr>
          <w:p w14:paraId="3BA6DFBC"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c>
          <w:tcPr>
            <w:tcW w:w="958" w:type="dxa"/>
            <w:shd w:val="clear" w:color="auto" w:fill="auto"/>
            <w:noWrap/>
            <w:vAlign w:val="bottom"/>
            <w:hideMark/>
          </w:tcPr>
          <w:p w14:paraId="0BE1FC8D"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c>
          <w:tcPr>
            <w:tcW w:w="958" w:type="dxa"/>
            <w:shd w:val="clear" w:color="auto" w:fill="auto"/>
            <w:noWrap/>
            <w:vAlign w:val="bottom"/>
            <w:hideMark/>
          </w:tcPr>
          <w:p w14:paraId="77A26B1C"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c>
          <w:tcPr>
            <w:tcW w:w="958" w:type="dxa"/>
            <w:shd w:val="clear" w:color="auto" w:fill="auto"/>
            <w:noWrap/>
            <w:vAlign w:val="bottom"/>
            <w:hideMark/>
          </w:tcPr>
          <w:p w14:paraId="2CF412B9"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c>
          <w:tcPr>
            <w:tcW w:w="958" w:type="dxa"/>
            <w:shd w:val="clear" w:color="auto" w:fill="auto"/>
            <w:noWrap/>
            <w:vAlign w:val="bottom"/>
            <w:hideMark/>
          </w:tcPr>
          <w:p w14:paraId="2A7F1F4C"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c>
          <w:tcPr>
            <w:tcW w:w="958" w:type="dxa"/>
            <w:shd w:val="clear" w:color="auto" w:fill="auto"/>
            <w:noWrap/>
            <w:vAlign w:val="bottom"/>
            <w:hideMark/>
          </w:tcPr>
          <w:p w14:paraId="69E06326"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r>
      <w:tr w:rsidR="003A38D0" w:rsidRPr="00E675DB" w14:paraId="39FBC9EC" w14:textId="77777777" w:rsidTr="005A2E00">
        <w:trPr>
          <w:trHeight w:val="207"/>
        </w:trPr>
        <w:tc>
          <w:tcPr>
            <w:tcW w:w="1117" w:type="dxa"/>
            <w:shd w:val="clear" w:color="auto" w:fill="FDE9D9" w:themeFill="accent6" w:themeFillTint="33"/>
            <w:noWrap/>
            <w:vAlign w:val="bottom"/>
            <w:hideMark/>
          </w:tcPr>
          <w:p w14:paraId="5D2F92EB" w14:textId="77777777" w:rsidR="003A38D0" w:rsidRPr="00C51CCF" w:rsidRDefault="003A38D0" w:rsidP="005F4EA5">
            <w:pPr>
              <w:spacing w:after="0" w:line="240" w:lineRule="auto"/>
              <w:rPr>
                <w:rFonts w:ascii="Times New Roman" w:hAnsi="Times New Roman"/>
                <w:color w:val="000000"/>
                <w:sz w:val="20"/>
                <w:szCs w:val="16"/>
                <w:lang w:val="en-US" w:bidi="ar-SA"/>
              </w:rPr>
            </w:pPr>
            <w:proofErr w:type="spellStart"/>
            <w:r w:rsidRPr="00C51CCF">
              <w:rPr>
                <w:rFonts w:ascii="Times New Roman" w:hAnsi="Times New Roman"/>
                <w:color w:val="000000"/>
                <w:sz w:val="20"/>
                <w:szCs w:val="16"/>
                <w:lang w:val="en-US" w:bidi="ar-SA"/>
              </w:rPr>
              <w:t>alb</w:t>
            </w:r>
            <w:proofErr w:type="spellEnd"/>
          </w:p>
        </w:tc>
        <w:tc>
          <w:tcPr>
            <w:tcW w:w="958" w:type="dxa"/>
            <w:shd w:val="clear" w:color="auto" w:fill="FDE9D9" w:themeFill="accent6" w:themeFillTint="33"/>
            <w:noWrap/>
            <w:vAlign w:val="bottom"/>
            <w:hideMark/>
          </w:tcPr>
          <w:p w14:paraId="05241692"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-0.36</w:t>
            </w:r>
          </w:p>
        </w:tc>
        <w:tc>
          <w:tcPr>
            <w:tcW w:w="958" w:type="dxa"/>
            <w:shd w:val="clear" w:color="auto" w:fill="FDE9D9" w:themeFill="accent6" w:themeFillTint="33"/>
            <w:noWrap/>
            <w:vAlign w:val="bottom"/>
            <w:hideMark/>
          </w:tcPr>
          <w:p w14:paraId="5482804E"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0.15</w:t>
            </w:r>
          </w:p>
        </w:tc>
        <w:tc>
          <w:tcPr>
            <w:tcW w:w="958" w:type="dxa"/>
            <w:shd w:val="clear" w:color="auto" w:fill="FDE9D9" w:themeFill="accent6" w:themeFillTint="33"/>
            <w:noWrap/>
            <w:vAlign w:val="bottom"/>
            <w:hideMark/>
          </w:tcPr>
          <w:p w14:paraId="2D81230D"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-0.12</w:t>
            </w:r>
          </w:p>
        </w:tc>
        <w:tc>
          <w:tcPr>
            <w:tcW w:w="958" w:type="dxa"/>
            <w:shd w:val="clear" w:color="auto" w:fill="FDE9D9" w:themeFill="accent6" w:themeFillTint="33"/>
            <w:noWrap/>
            <w:vAlign w:val="bottom"/>
            <w:hideMark/>
          </w:tcPr>
          <w:p w14:paraId="4E2A8715"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1.00</w:t>
            </w:r>
          </w:p>
        </w:tc>
        <w:tc>
          <w:tcPr>
            <w:tcW w:w="958" w:type="dxa"/>
            <w:shd w:val="clear" w:color="auto" w:fill="FDE9D9" w:themeFill="accent6" w:themeFillTint="33"/>
            <w:noWrap/>
            <w:vAlign w:val="bottom"/>
            <w:hideMark/>
          </w:tcPr>
          <w:p w14:paraId="508D16E8"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c>
          <w:tcPr>
            <w:tcW w:w="958" w:type="dxa"/>
            <w:shd w:val="clear" w:color="auto" w:fill="FDE9D9" w:themeFill="accent6" w:themeFillTint="33"/>
            <w:noWrap/>
            <w:vAlign w:val="bottom"/>
            <w:hideMark/>
          </w:tcPr>
          <w:p w14:paraId="4FB499CC"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c>
          <w:tcPr>
            <w:tcW w:w="958" w:type="dxa"/>
            <w:shd w:val="clear" w:color="auto" w:fill="FDE9D9" w:themeFill="accent6" w:themeFillTint="33"/>
            <w:noWrap/>
            <w:vAlign w:val="bottom"/>
            <w:hideMark/>
          </w:tcPr>
          <w:p w14:paraId="5E7D06F1"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c>
          <w:tcPr>
            <w:tcW w:w="958" w:type="dxa"/>
            <w:shd w:val="clear" w:color="auto" w:fill="FDE9D9" w:themeFill="accent6" w:themeFillTint="33"/>
            <w:noWrap/>
            <w:vAlign w:val="bottom"/>
            <w:hideMark/>
          </w:tcPr>
          <w:p w14:paraId="7D80319A"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r>
      <w:tr w:rsidR="003A38D0" w:rsidRPr="00E675DB" w14:paraId="6FBAE7AA" w14:textId="77777777" w:rsidTr="005A2E00">
        <w:trPr>
          <w:trHeight w:val="207"/>
        </w:trPr>
        <w:tc>
          <w:tcPr>
            <w:tcW w:w="1117" w:type="dxa"/>
            <w:shd w:val="clear" w:color="auto" w:fill="auto"/>
            <w:noWrap/>
            <w:vAlign w:val="bottom"/>
            <w:hideMark/>
          </w:tcPr>
          <w:p w14:paraId="0B7E28A5" w14:textId="77777777" w:rsidR="003A38D0" w:rsidRPr="00C51CCF" w:rsidRDefault="003A38D0" w:rsidP="005F4EA5">
            <w:pPr>
              <w:spacing w:after="0" w:line="240" w:lineRule="auto"/>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 xml:space="preserve">   p-value</w:t>
            </w:r>
          </w:p>
        </w:tc>
        <w:tc>
          <w:tcPr>
            <w:tcW w:w="958" w:type="dxa"/>
            <w:shd w:val="clear" w:color="auto" w:fill="auto"/>
            <w:noWrap/>
            <w:vAlign w:val="bottom"/>
            <w:hideMark/>
          </w:tcPr>
          <w:p w14:paraId="01EA077B"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0.00</w:t>
            </w:r>
          </w:p>
        </w:tc>
        <w:tc>
          <w:tcPr>
            <w:tcW w:w="958" w:type="dxa"/>
            <w:shd w:val="clear" w:color="auto" w:fill="auto"/>
            <w:noWrap/>
            <w:vAlign w:val="bottom"/>
            <w:hideMark/>
          </w:tcPr>
          <w:p w14:paraId="0A2D9C61"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0.00</w:t>
            </w:r>
          </w:p>
        </w:tc>
        <w:tc>
          <w:tcPr>
            <w:tcW w:w="958" w:type="dxa"/>
            <w:shd w:val="clear" w:color="auto" w:fill="auto"/>
            <w:noWrap/>
            <w:vAlign w:val="bottom"/>
            <w:hideMark/>
          </w:tcPr>
          <w:p w14:paraId="12D4EC8A"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0.00</w:t>
            </w:r>
          </w:p>
        </w:tc>
        <w:tc>
          <w:tcPr>
            <w:tcW w:w="958" w:type="dxa"/>
            <w:shd w:val="clear" w:color="auto" w:fill="auto"/>
            <w:noWrap/>
            <w:vAlign w:val="bottom"/>
            <w:hideMark/>
          </w:tcPr>
          <w:p w14:paraId="0D83368E"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c>
          <w:tcPr>
            <w:tcW w:w="958" w:type="dxa"/>
            <w:shd w:val="clear" w:color="auto" w:fill="auto"/>
            <w:noWrap/>
            <w:vAlign w:val="bottom"/>
            <w:hideMark/>
          </w:tcPr>
          <w:p w14:paraId="7DD0944D"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c>
          <w:tcPr>
            <w:tcW w:w="958" w:type="dxa"/>
            <w:shd w:val="clear" w:color="auto" w:fill="auto"/>
            <w:noWrap/>
            <w:vAlign w:val="bottom"/>
            <w:hideMark/>
          </w:tcPr>
          <w:p w14:paraId="45D644B2"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c>
          <w:tcPr>
            <w:tcW w:w="958" w:type="dxa"/>
            <w:shd w:val="clear" w:color="auto" w:fill="auto"/>
            <w:noWrap/>
            <w:vAlign w:val="bottom"/>
            <w:hideMark/>
          </w:tcPr>
          <w:p w14:paraId="4816467E"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c>
          <w:tcPr>
            <w:tcW w:w="958" w:type="dxa"/>
            <w:shd w:val="clear" w:color="auto" w:fill="auto"/>
            <w:noWrap/>
            <w:vAlign w:val="bottom"/>
            <w:hideMark/>
          </w:tcPr>
          <w:p w14:paraId="199B23D8"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r>
      <w:tr w:rsidR="003A38D0" w:rsidRPr="00E675DB" w14:paraId="5DF9A589" w14:textId="77777777" w:rsidTr="005A2E00">
        <w:trPr>
          <w:trHeight w:val="207"/>
        </w:trPr>
        <w:tc>
          <w:tcPr>
            <w:tcW w:w="1117" w:type="dxa"/>
            <w:shd w:val="clear" w:color="auto" w:fill="FDE9D9" w:themeFill="accent6" w:themeFillTint="33"/>
            <w:noWrap/>
            <w:vAlign w:val="bottom"/>
            <w:hideMark/>
          </w:tcPr>
          <w:p w14:paraId="7056488F" w14:textId="77777777" w:rsidR="003A38D0" w:rsidRPr="00C51CCF" w:rsidRDefault="003A38D0" w:rsidP="005F4EA5">
            <w:pPr>
              <w:spacing w:after="0" w:line="240" w:lineRule="auto"/>
              <w:rPr>
                <w:rFonts w:ascii="Times New Roman" w:hAnsi="Times New Roman"/>
                <w:color w:val="000000"/>
                <w:sz w:val="20"/>
                <w:szCs w:val="16"/>
                <w:lang w:val="en-US" w:bidi="ar-SA"/>
              </w:rPr>
            </w:pPr>
            <w:proofErr w:type="spellStart"/>
            <w:r w:rsidRPr="00C51CCF">
              <w:rPr>
                <w:rFonts w:ascii="Times New Roman" w:hAnsi="Times New Roman"/>
                <w:color w:val="000000"/>
                <w:sz w:val="20"/>
                <w:szCs w:val="16"/>
                <w:lang w:val="en-US" w:bidi="ar-SA"/>
              </w:rPr>
              <w:t>pafi</w:t>
            </w:r>
            <w:proofErr w:type="spellEnd"/>
          </w:p>
        </w:tc>
        <w:tc>
          <w:tcPr>
            <w:tcW w:w="958" w:type="dxa"/>
            <w:shd w:val="clear" w:color="auto" w:fill="FDE9D9" w:themeFill="accent6" w:themeFillTint="33"/>
            <w:noWrap/>
            <w:vAlign w:val="bottom"/>
            <w:hideMark/>
          </w:tcPr>
          <w:p w14:paraId="392A940E"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-0.28</w:t>
            </w:r>
          </w:p>
        </w:tc>
        <w:tc>
          <w:tcPr>
            <w:tcW w:w="958" w:type="dxa"/>
            <w:shd w:val="clear" w:color="auto" w:fill="FDE9D9" w:themeFill="accent6" w:themeFillTint="33"/>
            <w:noWrap/>
            <w:vAlign w:val="bottom"/>
            <w:hideMark/>
          </w:tcPr>
          <w:p w14:paraId="317EAB89"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0.03</w:t>
            </w:r>
          </w:p>
        </w:tc>
        <w:tc>
          <w:tcPr>
            <w:tcW w:w="958" w:type="dxa"/>
            <w:shd w:val="clear" w:color="auto" w:fill="FDE9D9" w:themeFill="accent6" w:themeFillTint="33"/>
            <w:noWrap/>
            <w:vAlign w:val="bottom"/>
            <w:hideMark/>
          </w:tcPr>
          <w:p w14:paraId="6387876D"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-0.17</w:t>
            </w:r>
          </w:p>
        </w:tc>
        <w:tc>
          <w:tcPr>
            <w:tcW w:w="958" w:type="dxa"/>
            <w:shd w:val="clear" w:color="auto" w:fill="FDE9D9" w:themeFill="accent6" w:themeFillTint="33"/>
            <w:noWrap/>
            <w:vAlign w:val="bottom"/>
            <w:hideMark/>
          </w:tcPr>
          <w:p w14:paraId="61634693"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0.10</w:t>
            </w:r>
          </w:p>
        </w:tc>
        <w:tc>
          <w:tcPr>
            <w:tcW w:w="958" w:type="dxa"/>
            <w:shd w:val="clear" w:color="auto" w:fill="FDE9D9" w:themeFill="accent6" w:themeFillTint="33"/>
            <w:noWrap/>
            <w:vAlign w:val="bottom"/>
            <w:hideMark/>
          </w:tcPr>
          <w:p w14:paraId="38975769"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1.00</w:t>
            </w:r>
          </w:p>
        </w:tc>
        <w:tc>
          <w:tcPr>
            <w:tcW w:w="958" w:type="dxa"/>
            <w:shd w:val="clear" w:color="auto" w:fill="FDE9D9" w:themeFill="accent6" w:themeFillTint="33"/>
            <w:noWrap/>
            <w:vAlign w:val="bottom"/>
            <w:hideMark/>
          </w:tcPr>
          <w:p w14:paraId="2101211A"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c>
          <w:tcPr>
            <w:tcW w:w="958" w:type="dxa"/>
            <w:shd w:val="clear" w:color="auto" w:fill="FDE9D9" w:themeFill="accent6" w:themeFillTint="33"/>
            <w:noWrap/>
            <w:vAlign w:val="bottom"/>
            <w:hideMark/>
          </w:tcPr>
          <w:p w14:paraId="435FA0A3"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c>
          <w:tcPr>
            <w:tcW w:w="958" w:type="dxa"/>
            <w:shd w:val="clear" w:color="auto" w:fill="FDE9D9" w:themeFill="accent6" w:themeFillTint="33"/>
            <w:noWrap/>
            <w:vAlign w:val="bottom"/>
            <w:hideMark/>
          </w:tcPr>
          <w:p w14:paraId="46A25DEA"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r>
      <w:tr w:rsidR="003A38D0" w:rsidRPr="00E675DB" w14:paraId="164DA1AC" w14:textId="77777777" w:rsidTr="005A2E00">
        <w:trPr>
          <w:trHeight w:val="207"/>
        </w:trPr>
        <w:tc>
          <w:tcPr>
            <w:tcW w:w="1117" w:type="dxa"/>
            <w:shd w:val="clear" w:color="auto" w:fill="auto"/>
            <w:noWrap/>
            <w:vAlign w:val="bottom"/>
            <w:hideMark/>
          </w:tcPr>
          <w:p w14:paraId="4D505634" w14:textId="77777777" w:rsidR="003A38D0" w:rsidRPr="00C51CCF" w:rsidRDefault="003A38D0" w:rsidP="005F4EA5">
            <w:pPr>
              <w:spacing w:after="0" w:line="240" w:lineRule="auto"/>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 xml:space="preserve">   p-value</w:t>
            </w:r>
          </w:p>
        </w:tc>
        <w:tc>
          <w:tcPr>
            <w:tcW w:w="958" w:type="dxa"/>
            <w:shd w:val="clear" w:color="auto" w:fill="auto"/>
            <w:noWrap/>
            <w:vAlign w:val="bottom"/>
            <w:hideMark/>
          </w:tcPr>
          <w:p w14:paraId="1E07F623"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0.00</w:t>
            </w:r>
          </w:p>
        </w:tc>
        <w:tc>
          <w:tcPr>
            <w:tcW w:w="958" w:type="dxa"/>
            <w:shd w:val="clear" w:color="auto" w:fill="auto"/>
            <w:noWrap/>
            <w:vAlign w:val="bottom"/>
            <w:hideMark/>
          </w:tcPr>
          <w:p w14:paraId="327A701C"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0.38</w:t>
            </w:r>
          </w:p>
        </w:tc>
        <w:tc>
          <w:tcPr>
            <w:tcW w:w="958" w:type="dxa"/>
            <w:shd w:val="clear" w:color="auto" w:fill="auto"/>
            <w:noWrap/>
            <w:vAlign w:val="bottom"/>
            <w:hideMark/>
          </w:tcPr>
          <w:p w14:paraId="1E2BC262"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0.00</w:t>
            </w:r>
          </w:p>
        </w:tc>
        <w:tc>
          <w:tcPr>
            <w:tcW w:w="958" w:type="dxa"/>
            <w:shd w:val="clear" w:color="auto" w:fill="auto"/>
            <w:noWrap/>
            <w:vAlign w:val="bottom"/>
            <w:hideMark/>
          </w:tcPr>
          <w:p w14:paraId="0FCCE5C6"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0.02</w:t>
            </w:r>
          </w:p>
        </w:tc>
        <w:tc>
          <w:tcPr>
            <w:tcW w:w="958" w:type="dxa"/>
            <w:shd w:val="clear" w:color="auto" w:fill="auto"/>
            <w:noWrap/>
            <w:vAlign w:val="bottom"/>
            <w:hideMark/>
          </w:tcPr>
          <w:p w14:paraId="42978AF0"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c>
          <w:tcPr>
            <w:tcW w:w="958" w:type="dxa"/>
            <w:shd w:val="clear" w:color="auto" w:fill="auto"/>
            <w:noWrap/>
            <w:vAlign w:val="bottom"/>
            <w:hideMark/>
          </w:tcPr>
          <w:p w14:paraId="4AB9E0E5"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c>
          <w:tcPr>
            <w:tcW w:w="958" w:type="dxa"/>
            <w:shd w:val="clear" w:color="auto" w:fill="auto"/>
            <w:noWrap/>
            <w:vAlign w:val="bottom"/>
            <w:hideMark/>
          </w:tcPr>
          <w:p w14:paraId="57F58483"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c>
          <w:tcPr>
            <w:tcW w:w="958" w:type="dxa"/>
            <w:shd w:val="clear" w:color="auto" w:fill="auto"/>
            <w:noWrap/>
            <w:vAlign w:val="bottom"/>
            <w:hideMark/>
          </w:tcPr>
          <w:p w14:paraId="00E96ED5"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r>
      <w:tr w:rsidR="003A38D0" w:rsidRPr="00E675DB" w14:paraId="7B41A136" w14:textId="77777777" w:rsidTr="005A2E00">
        <w:trPr>
          <w:trHeight w:val="207"/>
        </w:trPr>
        <w:tc>
          <w:tcPr>
            <w:tcW w:w="1117" w:type="dxa"/>
            <w:shd w:val="clear" w:color="auto" w:fill="FDE9D9" w:themeFill="accent6" w:themeFillTint="33"/>
            <w:noWrap/>
            <w:vAlign w:val="bottom"/>
            <w:hideMark/>
          </w:tcPr>
          <w:p w14:paraId="3B3FF11E" w14:textId="77777777" w:rsidR="003A38D0" w:rsidRPr="00C51CCF" w:rsidRDefault="003A38D0" w:rsidP="005F4EA5">
            <w:pPr>
              <w:spacing w:after="0" w:line="240" w:lineRule="auto"/>
              <w:rPr>
                <w:rFonts w:ascii="Times New Roman" w:hAnsi="Times New Roman"/>
                <w:color w:val="000000"/>
                <w:sz w:val="20"/>
                <w:szCs w:val="16"/>
                <w:lang w:val="en-US" w:bidi="ar-SA"/>
              </w:rPr>
            </w:pPr>
            <w:proofErr w:type="spellStart"/>
            <w:r w:rsidRPr="00C51CCF">
              <w:rPr>
                <w:rFonts w:ascii="Times New Roman" w:hAnsi="Times New Roman"/>
                <w:color w:val="000000"/>
                <w:sz w:val="20"/>
                <w:szCs w:val="16"/>
                <w:lang w:val="en-US" w:bidi="ar-SA"/>
              </w:rPr>
              <w:t>meanbp</w:t>
            </w:r>
            <w:proofErr w:type="spellEnd"/>
          </w:p>
        </w:tc>
        <w:tc>
          <w:tcPr>
            <w:tcW w:w="958" w:type="dxa"/>
            <w:shd w:val="clear" w:color="auto" w:fill="FDE9D9" w:themeFill="accent6" w:themeFillTint="33"/>
            <w:noWrap/>
            <w:vAlign w:val="bottom"/>
            <w:hideMark/>
          </w:tcPr>
          <w:p w14:paraId="1F11E2A1"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-0.03</w:t>
            </w:r>
          </w:p>
        </w:tc>
        <w:tc>
          <w:tcPr>
            <w:tcW w:w="958" w:type="dxa"/>
            <w:shd w:val="clear" w:color="auto" w:fill="FDE9D9" w:themeFill="accent6" w:themeFillTint="33"/>
            <w:noWrap/>
            <w:vAlign w:val="bottom"/>
            <w:hideMark/>
          </w:tcPr>
          <w:p w14:paraId="0C300AAA"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-0.03</w:t>
            </w:r>
          </w:p>
        </w:tc>
        <w:tc>
          <w:tcPr>
            <w:tcW w:w="958" w:type="dxa"/>
            <w:shd w:val="clear" w:color="auto" w:fill="FDE9D9" w:themeFill="accent6" w:themeFillTint="33"/>
            <w:noWrap/>
            <w:vAlign w:val="bottom"/>
            <w:hideMark/>
          </w:tcPr>
          <w:p w14:paraId="2A15DCDF"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-0.02</w:t>
            </w:r>
          </w:p>
        </w:tc>
        <w:tc>
          <w:tcPr>
            <w:tcW w:w="958" w:type="dxa"/>
            <w:shd w:val="clear" w:color="auto" w:fill="FDE9D9" w:themeFill="accent6" w:themeFillTint="33"/>
            <w:noWrap/>
            <w:vAlign w:val="bottom"/>
            <w:hideMark/>
          </w:tcPr>
          <w:p w14:paraId="23C72AEF"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0.12</w:t>
            </w:r>
          </w:p>
        </w:tc>
        <w:tc>
          <w:tcPr>
            <w:tcW w:w="958" w:type="dxa"/>
            <w:shd w:val="clear" w:color="auto" w:fill="FDE9D9" w:themeFill="accent6" w:themeFillTint="33"/>
            <w:noWrap/>
            <w:vAlign w:val="bottom"/>
            <w:hideMark/>
          </w:tcPr>
          <w:p w14:paraId="2AC6D716"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0.11</w:t>
            </w:r>
          </w:p>
        </w:tc>
        <w:tc>
          <w:tcPr>
            <w:tcW w:w="958" w:type="dxa"/>
            <w:shd w:val="clear" w:color="auto" w:fill="FDE9D9" w:themeFill="accent6" w:themeFillTint="33"/>
            <w:noWrap/>
            <w:vAlign w:val="bottom"/>
            <w:hideMark/>
          </w:tcPr>
          <w:p w14:paraId="29362CAD"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1.00</w:t>
            </w:r>
          </w:p>
        </w:tc>
        <w:tc>
          <w:tcPr>
            <w:tcW w:w="958" w:type="dxa"/>
            <w:shd w:val="clear" w:color="auto" w:fill="FDE9D9" w:themeFill="accent6" w:themeFillTint="33"/>
            <w:noWrap/>
            <w:vAlign w:val="bottom"/>
            <w:hideMark/>
          </w:tcPr>
          <w:p w14:paraId="1E5CBFD7"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c>
          <w:tcPr>
            <w:tcW w:w="958" w:type="dxa"/>
            <w:shd w:val="clear" w:color="auto" w:fill="FDE9D9" w:themeFill="accent6" w:themeFillTint="33"/>
            <w:noWrap/>
            <w:vAlign w:val="bottom"/>
            <w:hideMark/>
          </w:tcPr>
          <w:p w14:paraId="67387086"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r>
      <w:tr w:rsidR="003A38D0" w:rsidRPr="00E675DB" w14:paraId="1D5DED20" w14:textId="77777777" w:rsidTr="005A2E00">
        <w:trPr>
          <w:trHeight w:val="207"/>
        </w:trPr>
        <w:tc>
          <w:tcPr>
            <w:tcW w:w="1117" w:type="dxa"/>
            <w:shd w:val="clear" w:color="auto" w:fill="auto"/>
            <w:noWrap/>
            <w:vAlign w:val="bottom"/>
            <w:hideMark/>
          </w:tcPr>
          <w:p w14:paraId="1FD2A156" w14:textId="77777777" w:rsidR="003A38D0" w:rsidRPr="00C51CCF" w:rsidRDefault="003A38D0" w:rsidP="005F4EA5">
            <w:pPr>
              <w:spacing w:after="0" w:line="240" w:lineRule="auto"/>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 xml:space="preserve">   p-value</w:t>
            </w:r>
          </w:p>
        </w:tc>
        <w:tc>
          <w:tcPr>
            <w:tcW w:w="958" w:type="dxa"/>
            <w:shd w:val="clear" w:color="auto" w:fill="auto"/>
            <w:noWrap/>
            <w:vAlign w:val="bottom"/>
            <w:hideMark/>
          </w:tcPr>
          <w:p w14:paraId="6E841883"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0.35</w:t>
            </w:r>
          </w:p>
        </w:tc>
        <w:tc>
          <w:tcPr>
            <w:tcW w:w="958" w:type="dxa"/>
            <w:shd w:val="clear" w:color="auto" w:fill="auto"/>
            <w:noWrap/>
            <w:vAlign w:val="bottom"/>
            <w:hideMark/>
          </w:tcPr>
          <w:p w14:paraId="5CAD433D"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0.38</w:t>
            </w:r>
          </w:p>
        </w:tc>
        <w:tc>
          <w:tcPr>
            <w:tcW w:w="958" w:type="dxa"/>
            <w:shd w:val="clear" w:color="auto" w:fill="auto"/>
            <w:noWrap/>
            <w:vAlign w:val="bottom"/>
            <w:hideMark/>
          </w:tcPr>
          <w:p w14:paraId="7DF9597E"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0.45</w:t>
            </w:r>
          </w:p>
        </w:tc>
        <w:tc>
          <w:tcPr>
            <w:tcW w:w="958" w:type="dxa"/>
            <w:shd w:val="clear" w:color="auto" w:fill="auto"/>
            <w:noWrap/>
            <w:vAlign w:val="bottom"/>
            <w:hideMark/>
          </w:tcPr>
          <w:p w14:paraId="61EB2AE9"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0.00</w:t>
            </w:r>
          </w:p>
        </w:tc>
        <w:tc>
          <w:tcPr>
            <w:tcW w:w="958" w:type="dxa"/>
            <w:shd w:val="clear" w:color="auto" w:fill="auto"/>
            <w:noWrap/>
            <w:vAlign w:val="bottom"/>
            <w:hideMark/>
          </w:tcPr>
          <w:p w14:paraId="15DA1B77"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0.00</w:t>
            </w:r>
          </w:p>
        </w:tc>
        <w:tc>
          <w:tcPr>
            <w:tcW w:w="958" w:type="dxa"/>
            <w:shd w:val="clear" w:color="auto" w:fill="auto"/>
            <w:noWrap/>
            <w:vAlign w:val="bottom"/>
            <w:hideMark/>
          </w:tcPr>
          <w:p w14:paraId="6B5C7081"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c>
          <w:tcPr>
            <w:tcW w:w="958" w:type="dxa"/>
            <w:shd w:val="clear" w:color="auto" w:fill="auto"/>
            <w:noWrap/>
            <w:vAlign w:val="bottom"/>
            <w:hideMark/>
          </w:tcPr>
          <w:p w14:paraId="5455019E"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c>
          <w:tcPr>
            <w:tcW w:w="958" w:type="dxa"/>
            <w:shd w:val="clear" w:color="auto" w:fill="auto"/>
            <w:noWrap/>
            <w:vAlign w:val="bottom"/>
            <w:hideMark/>
          </w:tcPr>
          <w:p w14:paraId="5C2BF4DF"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r>
      <w:tr w:rsidR="003A38D0" w:rsidRPr="00E675DB" w14:paraId="4C53F57E" w14:textId="77777777" w:rsidTr="005A2E00">
        <w:trPr>
          <w:trHeight w:val="207"/>
        </w:trPr>
        <w:tc>
          <w:tcPr>
            <w:tcW w:w="1117" w:type="dxa"/>
            <w:shd w:val="clear" w:color="auto" w:fill="FDE9D9" w:themeFill="accent6" w:themeFillTint="33"/>
            <w:noWrap/>
            <w:vAlign w:val="bottom"/>
            <w:hideMark/>
          </w:tcPr>
          <w:p w14:paraId="375E9D7F" w14:textId="77777777" w:rsidR="003A38D0" w:rsidRPr="00C51CCF" w:rsidRDefault="003A38D0" w:rsidP="005F4EA5">
            <w:pPr>
              <w:spacing w:after="0" w:line="240" w:lineRule="auto"/>
              <w:rPr>
                <w:rFonts w:ascii="Times New Roman" w:hAnsi="Times New Roman"/>
                <w:color w:val="000000"/>
                <w:sz w:val="20"/>
                <w:szCs w:val="16"/>
                <w:lang w:val="en-US" w:bidi="ar-SA"/>
              </w:rPr>
            </w:pPr>
            <w:proofErr w:type="spellStart"/>
            <w:r w:rsidRPr="00C51CCF">
              <w:rPr>
                <w:rFonts w:ascii="Times New Roman" w:hAnsi="Times New Roman"/>
                <w:color w:val="000000"/>
                <w:sz w:val="20"/>
                <w:szCs w:val="16"/>
                <w:lang w:val="en-US" w:bidi="ar-SA"/>
              </w:rPr>
              <w:t>hrt</w:t>
            </w:r>
            <w:proofErr w:type="spellEnd"/>
          </w:p>
        </w:tc>
        <w:tc>
          <w:tcPr>
            <w:tcW w:w="958" w:type="dxa"/>
            <w:shd w:val="clear" w:color="auto" w:fill="FDE9D9" w:themeFill="accent6" w:themeFillTint="33"/>
            <w:noWrap/>
            <w:vAlign w:val="bottom"/>
            <w:hideMark/>
          </w:tcPr>
          <w:p w14:paraId="43CCE5CE"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0.34</w:t>
            </w:r>
          </w:p>
        </w:tc>
        <w:tc>
          <w:tcPr>
            <w:tcW w:w="958" w:type="dxa"/>
            <w:shd w:val="clear" w:color="auto" w:fill="FDE9D9" w:themeFill="accent6" w:themeFillTint="33"/>
            <w:noWrap/>
            <w:vAlign w:val="bottom"/>
            <w:hideMark/>
          </w:tcPr>
          <w:p w14:paraId="2698F36B"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-0.21</w:t>
            </w:r>
          </w:p>
        </w:tc>
        <w:tc>
          <w:tcPr>
            <w:tcW w:w="958" w:type="dxa"/>
            <w:shd w:val="clear" w:color="auto" w:fill="FDE9D9" w:themeFill="accent6" w:themeFillTint="33"/>
            <w:noWrap/>
            <w:vAlign w:val="bottom"/>
            <w:hideMark/>
          </w:tcPr>
          <w:p w14:paraId="54BF12B5"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0.28</w:t>
            </w:r>
          </w:p>
        </w:tc>
        <w:tc>
          <w:tcPr>
            <w:tcW w:w="958" w:type="dxa"/>
            <w:shd w:val="clear" w:color="auto" w:fill="FDE9D9" w:themeFill="accent6" w:themeFillTint="33"/>
            <w:noWrap/>
            <w:vAlign w:val="bottom"/>
            <w:hideMark/>
          </w:tcPr>
          <w:p w14:paraId="413D847E"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-0.18</w:t>
            </w:r>
          </w:p>
        </w:tc>
        <w:tc>
          <w:tcPr>
            <w:tcW w:w="958" w:type="dxa"/>
            <w:shd w:val="clear" w:color="auto" w:fill="FDE9D9" w:themeFill="accent6" w:themeFillTint="33"/>
            <w:noWrap/>
            <w:vAlign w:val="bottom"/>
            <w:hideMark/>
          </w:tcPr>
          <w:p w14:paraId="7010AE56"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-0.12</w:t>
            </w:r>
          </w:p>
        </w:tc>
        <w:tc>
          <w:tcPr>
            <w:tcW w:w="958" w:type="dxa"/>
            <w:shd w:val="clear" w:color="auto" w:fill="FDE9D9" w:themeFill="accent6" w:themeFillTint="33"/>
            <w:noWrap/>
            <w:vAlign w:val="bottom"/>
            <w:hideMark/>
          </w:tcPr>
          <w:p w14:paraId="4AFD0DE8"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0.05</w:t>
            </w:r>
          </w:p>
        </w:tc>
        <w:tc>
          <w:tcPr>
            <w:tcW w:w="958" w:type="dxa"/>
            <w:shd w:val="clear" w:color="auto" w:fill="FDE9D9" w:themeFill="accent6" w:themeFillTint="33"/>
            <w:noWrap/>
            <w:vAlign w:val="bottom"/>
            <w:hideMark/>
          </w:tcPr>
          <w:p w14:paraId="690B5013"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1.00</w:t>
            </w:r>
          </w:p>
        </w:tc>
        <w:tc>
          <w:tcPr>
            <w:tcW w:w="958" w:type="dxa"/>
            <w:shd w:val="clear" w:color="auto" w:fill="FDE9D9" w:themeFill="accent6" w:themeFillTint="33"/>
            <w:noWrap/>
            <w:vAlign w:val="bottom"/>
            <w:hideMark/>
          </w:tcPr>
          <w:p w14:paraId="720BDE16"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r>
      <w:tr w:rsidR="003A38D0" w:rsidRPr="00E675DB" w14:paraId="3E89CD17" w14:textId="77777777" w:rsidTr="005A2E00">
        <w:trPr>
          <w:trHeight w:val="207"/>
        </w:trPr>
        <w:tc>
          <w:tcPr>
            <w:tcW w:w="1117" w:type="dxa"/>
            <w:shd w:val="clear" w:color="auto" w:fill="auto"/>
            <w:noWrap/>
            <w:vAlign w:val="bottom"/>
            <w:hideMark/>
          </w:tcPr>
          <w:p w14:paraId="4BFDB438" w14:textId="77777777" w:rsidR="003A38D0" w:rsidRPr="00C51CCF" w:rsidRDefault="003A38D0" w:rsidP="005F4EA5">
            <w:pPr>
              <w:spacing w:after="0" w:line="240" w:lineRule="auto"/>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 xml:space="preserve">   p-value</w:t>
            </w:r>
          </w:p>
        </w:tc>
        <w:tc>
          <w:tcPr>
            <w:tcW w:w="958" w:type="dxa"/>
            <w:shd w:val="clear" w:color="auto" w:fill="auto"/>
            <w:noWrap/>
            <w:vAlign w:val="bottom"/>
            <w:hideMark/>
          </w:tcPr>
          <w:p w14:paraId="5EF7B331"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0.00</w:t>
            </w:r>
          </w:p>
        </w:tc>
        <w:tc>
          <w:tcPr>
            <w:tcW w:w="958" w:type="dxa"/>
            <w:shd w:val="clear" w:color="auto" w:fill="auto"/>
            <w:noWrap/>
            <w:vAlign w:val="bottom"/>
            <w:hideMark/>
          </w:tcPr>
          <w:p w14:paraId="5FA23963"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0.00</w:t>
            </w:r>
          </w:p>
        </w:tc>
        <w:tc>
          <w:tcPr>
            <w:tcW w:w="958" w:type="dxa"/>
            <w:shd w:val="clear" w:color="auto" w:fill="auto"/>
            <w:noWrap/>
            <w:vAlign w:val="bottom"/>
            <w:hideMark/>
          </w:tcPr>
          <w:p w14:paraId="6D807BF4"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0.00</w:t>
            </w:r>
          </w:p>
        </w:tc>
        <w:tc>
          <w:tcPr>
            <w:tcW w:w="958" w:type="dxa"/>
            <w:shd w:val="clear" w:color="auto" w:fill="auto"/>
            <w:noWrap/>
            <w:vAlign w:val="bottom"/>
            <w:hideMark/>
          </w:tcPr>
          <w:p w14:paraId="75203C8B"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0.00</w:t>
            </w:r>
          </w:p>
        </w:tc>
        <w:tc>
          <w:tcPr>
            <w:tcW w:w="958" w:type="dxa"/>
            <w:shd w:val="clear" w:color="auto" w:fill="auto"/>
            <w:noWrap/>
            <w:vAlign w:val="bottom"/>
            <w:hideMark/>
          </w:tcPr>
          <w:p w14:paraId="70BF98E7"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0.00</w:t>
            </w:r>
          </w:p>
        </w:tc>
        <w:tc>
          <w:tcPr>
            <w:tcW w:w="958" w:type="dxa"/>
            <w:shd w:val="clear" w:color="auto" w:fill="auto"/>
            <w:noWrap/>
            <w:vAlign w:val="bottom"/>
            <w:hideMark/>
          </w:tcPr>
          <w:p w14:paraId="0159D23A"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0.14</w:t>
            </w:r>
          </w:p>
        </w:tc>
        <w:tc>
          <w:tcPr>
            <w:tcW w:w="958" w:type="dxa"/>
            <w:shd w:val="clear" w:color="auto" w:fill="auto"/>
            <w:noWrap/>
            <w:vAlign w:val="bottom"/>
            <w:hideMark/>
          </w:tcPr>
          <w:p w14:paraId="6DE2BBBB"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c>
          <w:tcPr>
            <w:tcW w:w="958" w:type="dxa"/>
            <w:shd w:val="clear" w:color="auto" w:fill="auto"/>
            <w:noWrap/>
            <w:vAlign w:val="bottom"/>
            <w:hideMark/>
          </w:tcPr>
          <w:p w14:paraId="2E48EBC6"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r>
      <w:tr w:rsidR="003A38D0" w:rsidRPr="00E675DB" w14:paraId="25725E59" w14:textId="77777777" w:rsidTr="005A2E00">
        <w:trPr>
          <w:trHeight w:val="207"/>
        </w:trPr>
        <w:tc>
          <w:tcPr>
            <w:tcW w:w="1117" w:type="dxa"/>
            <w:shd w:val="clear" w:color="auto" w:fill="FDE9D9" w:themeFill="accent6" w:themeFillTint="33"/>
            <w:noWrap/>
            <w:vAlign w:val="bottom"/>
            <w:hideMark/>
          </w:tcPr>
          <w:p w14:paraId="478DD41B" w14:textId="77777777" w:rsidR="003A38D0" w:rsidRPr="00C51CCF" w:rsidRDefault="003A38D0" w:rsidP="005F4EA5">
            <w:pPr>
              <w:spacing w:after="0" w:line="240" w:lineRule="auto"/>
              <w:rPr>
                <w:rFonts w:ascii="Times New Roman" w:hAnsi="Times New Roman"/>
                <w:color w:val="000000"/>
                <w:sz w:val="20"/>
                <w:szCs w:val="16"/>
                <w:lang w:val="en-US" w:bidi="ar-SA"/>
              </w:rPr>
            </w:pPr>
            <w:proofErr w:type="spellStart"/>
            <w:r w:rsidRPr="00C51CCF">
              <w:rPr>
                <w:rFonts w:ascii="Times New Roman" w:hAnsi="Times New Roman"/>
                <w:color w:val="000000"/>
                <w:sz w:val="20"/>
                <w:szCs w:val="16"/>
                <w:lang w:val="en-US" w:bidi="ar-SA"/>
              </w:rPr>
              <w:t>numco</w:t>
            </w:r>
            <w:proofErr w:type="spellEnd"/>
          </w:p>
        </w:tc>
        <w:tc>
          <w:tcPr>
            <w:tcW w:w="958" w:type="dxa"/>
            <w:shd w:val="clear" w:color="auto" w:fill="FDE9D9" w:themeFill="accent6" w:themeFillTint="33"/>
            <w:noWrap/>
            <w:vAlign w:val="bottom"/>
            <w:hideMark/>
          </w:tcPr>
          <w:p w14:paraId="270EE71A"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-0.21</w:t>
            </w:r>
          </w:p>
        </w:tc>
        <w:tc>
          <w:tcPr>
            <w:tcW w:w="958" w:type="dxa"/>
            <w:shd w:val="clear" w:color="auto" w:fill="FDE9D9" w:themeFill="accent6" w:themeFillTint="33"/>
            <w:noWrap/>
            <w:vAlign w:val="bottom"/>
            <w:hideMark/>
          </w:tcPr>
          <w:p w14:paraId="01C49B61"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0.15</w:t>
            </w:r>
          </w:p>
        </w:tc>
        <w:tc>
          <w:tcPr>
            <w:tcW w:w="958" w:type="dxa"/>
            <w:shd w:val="clear" w:color="auto" w:fill="FDE9D9" w:themeFill="accent6" w:themeFillTint="33"/>
            <w:noWrap/>
            <w:vAlign w:val="bottom"/>
            <w:hideMark/>
          </w:tcPr>
          <w:p w14:paraId="6E897DED"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-0.25</w:t>
            </w:r>
          </w:p>
        </w:tc>
        <w:tc>
          <w:tcPr>
            <w:tcW w:w="958" w:type="dxa"/>
            <w:shd w:val="clear" w:color="auto" w:fill="FDE9D9" w:themeFill="accent6" w:themeFillTint="33"/>
            <w:noWrap/>
            <w:vAlign w:val="bottom"/>
            <w:hideMark/>
          </w:tcPr>
          <w:p w14:paraId="2BB0D4F4"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0.04</w:t>
            </w:r>
          </w:p>
        </w:tc>
        <w:tc>
          <w:tcPr>
            <w:tcW w:w="958" w:type="dxa"/>
            <w:shd w:val="clear" w:color="auto" w:fill="FDE9D9" w:themeFill="accent6" w:themeFillTint="33"/>
            <w:noWrap/>
            <w:vAlign w:val="bottom"/>
            <w:hideMark/>
          </w:tcPr>
          <w:p w14:paraId="39E655C1"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0.11</w:t>
            </w:r>
          </w:p>
        </w:tc>
        <w:tc>
          <w:tcPr>
            <w:tcW w:w="958" w:type="dxa"/>
            <w:shd w:val="clear" w:color="auto" w:fill="FDE9D9" w:themeFill="accent6" w:themeFillTint="33"/>
            <w:noWrap/>
            <w:vAlign w:val="bottom"/>
            <w:hideMark/>
          </w:tcPr>
          <w:p w14:paraId="5474A108"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-0.06</w:t>
            </w:r>
          </w:p>
        </w:tc>
        <w:tc>
          <w:tcPr>
            <w:tcW w:w="958" w:type="dxa"/>
            <w:shd w:val="clear" w:color="auto" w:fill="FDE9D9" w:themeFill="accent6" w:themeFillTint="33"/>
            <w:noWrap/>
            <w:vAlign w:val="bottom"/>
            <w:hideMark/>
          </w:tcPr>
          <w:p w14:paraId="19529A88"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-0.10</w:t>
            </w:r>
          </w:p>
        </w:tc>
        <w:tc>
          <w:tcPr>
            <w:tcW w:w="958" w:type="dxa"/>
            <w:shd w:val="clear" w:color="auto" w:fill="FDE9D9" w:themeFill="accent6" w:themeFillTint="33"/>
            <w:noWrap/>
            <w:vAlign w:val="bottom"/>
            <w:hideMark/>
          </w:tcPr>
          <w:p w14:paraId="10FF1918"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1.00</w:t>
            </w:r>
          </w:p>
        </w:tc>
      </w:tr>
      <w:tr w:rsidR="003A38D0" w:rsidRPr="00E675DB" w14:paraId="6CE0681C" w14:textId="77777777" w:rsidTr="005A2E00">
        <w:trPr>
          <w:trHeight w:val="207"/>
        </w:trPr>
        <w:tc>
          <w:tcPr>
            <w:tcW w:w="1117" w:type="dxa"/>
            <w:shd w:val="clear" w:color="auto" w:fill="auto"/>
            <w:noWrap/>
            <w:vAlign w:val="bottom"/>
            <w:hideMark/>
          </w:tcPr>
          <w:p w14:paraId="2F9A51C0" w14:textId="77777777" w:rsidR="003A38D0" w:rsidRPr="00C51CCF" w:rsidRDefault="003A38D0" w:rsidP="005F4EA5">
            <w:pPr>
              <w:spacing w:after="0" w:line="240" w:lineRule="auto"/>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 xml:space="preserve">   p-value</w:t>
            </w:r>
          </w:p>
        </w:tc>
        <w:tc>
          <w:tcPr>
            <w:tcW w:w="958" w:type="dxa"/>
            <w:shd w:val="clear" w:color="auto" w:fill="auto"/>
            <w:noWrap/>
            <w:vAlign w:val="bottom"/>
            <w:hideMark/>
          </w:tcPr>
          <w:p w14:paraId="4E3F0F49"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0.00</w:t>
            </w:r>
          </w:p>
        </w:tc>
        <w:tc>
          <w:tcPr>
            <w:tcW w:w="958" w:type="dxa"/>
            <w:shd w:val="clear" w:color="auto" w:fill="auto"/>
            <w:noWrap/>
            <w:vAlign w:val="bottom"/>
            <w:hideMark/>
          </w:tcPr>
          <w:p w14:paraId="643A49DF"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0.00</w:t>
            </w:r>
          </w:p>
        </w:tc>
        <w:tc>
          <w:tcPr>
            <w:tcW w:w="958" w:type="dxa"/>
            <w:shd w:val="clear" w:color="auto" w:fill="auto"/>
            <w:noWrap/>
            <w:vAlign w:val="bottom"/>
            <w:hideMark/>
          </w:tcPr>
          <w:p w14:paraId="2B30CE7F"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0.00</w:t>
            </w:r>
          </w:p>
        </w:tc>
        <w:tc>
          <w:tcPr>
            <w:tcW w:w="958" w:type="dxa"/>
            <w:shd w:val="clear" w:color="auto" w:fill="auto"/>
            <w:noWrap/>
            <w:vAlign w:val="bottom"/>
            <w:hideMark/>
          </w:tcPr>
          <w:p w14:paraId="0A6EB9DA"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0.37</w:t>
            </w:r>
          </w:p>
        </w:tc>
        <w:tc>
          <w:tcPr>
            <w:tcW w:w="958" w:type="dxa"/>
            <w:shd w:val="clear" w:color="auto" w:fill="auto"/>
            <w:noWrap/>
            <w:vAlign w:val="bottom"/>
            <w:hideMark/>
          </w:tcPr>
          <w:p w14:paraId="54DCA042"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0.00</w:t>
            </w:r>
          </w:p>
        </w:tc>
        <w:tc>
          <w:tcPr>
            <w:tcW w:w="958" w:type="dxa"/>
            <w:shd w:val="clear" w:color="auto" w:fill="auto"/>
            <w:noWrap/>
            <w:vAlign w:val="bottom"/>
            <w:hideMark/>
          </w:tcPr>
          <w:p w14:paraId="2EFCE96E"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0.06</w:t>
            </w:r>
          </w:p>
        </w:tc>
        <w:tc>
          <w:tcPr>
            <w:tcW w:w="958" w:type="dxa"/>
            <w:shd w:val="clear" w:color="auto" w:fill="auto"/>
            <w:noWrap/>
            <w:vAlign w:val="bottom"/>
            <w:hideMark/>
          </w:tcPr>
          <w:p w14:paraId="3793F88E"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0.00</w:t>
            </w:r>
          </w:p>
        </w:tc>
        <w:tc>
          <w:tcPr>
            <w:tcW w:w="958" w:type="dxa"/>
            <w:shd w:val="clear" w:color="auto" w:fill="auto"/>
            <w:noWrap/>
            <w:vAlign w:val="bottom"/>
            <w:hideMark/>
          </w:tcPr>
          <w:p w14:paraId="42B32006"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p>
        </w:tc>
      </w:tr>
      <w:tr w:rsidR="003A38D0" w:rsidRPr="00E675DB" w14:paraId="136E0289" w14:textId="77777777" w:rsidTr="005A2E00">
        <w:trPr>
          <w:trHeight w:val="207"/>
        </w:trPr>
        <w:tc>
          <w:tcPr>
            <w:tcW w:w="1117" w:type="dxa"/>
            <w:shd w:val="clear" w:color="auto" w:fill="FDE9D9" w:themeFill="accent6" w:themeFillTint="33"/>
            <w:noWrap/>
            <w:vAlign w:val="bottom"/>
            <w:hideMark/>
          </w:tcPr>
          <w:p w14:paraId="7806E385" w14:textId="77777777" w:rsidR="003A38D0" w:rsidRPr="00C51CCF" w:rsidRDefault="003A38D0" w:rsidP="005F4EA5">
            <w:pPr>
              <w:spacing w:after="0" w:line="240" w:lineRule="auto"/>
              <w:rPr>
                <w:rFonts w:ascii="Times New Roman" w:hAnsi="Times New Roman"/>
                <w:color w:val="000000"/>
                <w:sz w:val="20"/>
                <w:szCs w:val="16"/>
                <w:lang w:val="en-US" w:bidi="ar-SA"/>
              </w:rPr>
            </w:pPr>
            <w:proofErr w:type="spellStart"/>
            <w:r w:rsidRPr="00C51CCF">
              <w:rPr>
                <w:rFonts w:ascii="Times New Roman" w:hAnsi="Times New Roman"/>
                <w:color w:val="000000"/>
                <w:sz w:val="20"/>
                <w:szCs w:val="16"/>
                <w:lang w:val="en-US" w:bidi="ar-SA"/>
              </w:rPr>
              <w:t>scoma</w:t>
            </w:r>
            <w:proofErr w:type="spellEnd"/>
          </w:p>
        </w:tc>
        <w:tc>
          <w:tcPr>
            <w:tcW w:w="958" w:type="dxa"/>
            <w:shd w:val="clear" w:color="auto" w:fill="FDE9D9" w:themeFill="accent6" w:themeFillTint="33"/>
            <w:noWrap/>
            <w:vAlign w:val="bottom"/>
            <w:hideMark/>
          </w:tcPr>
          <w:p w14:paraId="3B534E24"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0.19</w:t>
            </w:r>
          </w:p>
        </w:tc>
        <w:tc>
          <w:tcPr>
            <w:tcW w:w="958" w:type="dxa"/>
            <w:shd w:val="clear" w:color="auto" w:fill="FDE9D9" w:themeFill="accent6" w:themeFillTint="33"/>
            <w:noWrap/>
            <w:vAlign w:val="bottom"/>
            <w:hideMark/>
          </w:tcPr>
          <w:p w14:paraId="05E9996B"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-0.02</w:t>
            </w:r>
          </w:p>
        </w:tc>
        <w:tc>
          <w:tcPr>
            <w:tcW w:w="958" w:type="dxa"/>
            <w:shd w:val="clear" w:color="auto" w:fill="FDE9D9" w:themeFill="accent6" w:themeFillTint="33"/>
            <w:noWrap/>
            <w:vAlign w:val="bottom"/>
            <w:hideMark/>
          </w:tcPr>
          <w:p w14:paraId="6DAF4548"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0.17</w:t>
            </w:r>
          </w:p>
        </w:tc>
        <w:tc>
          <w:tcPr>
            <w:tcW w:w="958" w:type="dxa"/>
            <w:shd w:val="clear" w:color="auto" w:fill="FDE9D9" w:themeFill="accent6" w:themeFillTint="33"/>
            <w:noWrap/>
            <w:vAlign w:val="bottom"/>
            <w:hideMark/>
          </w:tcPr>
          <w:p w14:paraId="7801C9D2"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-0.12</w:t>
            </w:r>
          </w:p>
        </w:tc>
        <w:tc>
          <w:tcPr>
            <w:tcW w:w="958" w:type="dxa"/>
            <w:shd w:val="clear" w:color="auto" w:fill="FDE9D9" w:themeFill="accent6" w:themeFillTint="33"/>
            <w:noWrap/>
            <w:vAlign w:val="bottom"/>
            <w:hideMark/>
          </w:tcPr>
          <w:p w14:paraId="77A8886E"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-0.02</w:t>
            </w:r>
          </w:p>
        </w:tc>
        <w:tc>
          <w:tcPr>
            <w:tcW w:w="958" w:type="dxa"/>
            <w:shd w:val="clear" w:color="auto" w:fill="FDE9D9" w:themeFill="accent6" w:themeFillTint="33"/>
            <w:noWrap/>
            <w:vAlign w:val="bottom"/>
            <w:hideMark/>
          </w:tcPr>
          <w:p w14:paraId="1786C9A4"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-0.09</w:t>
            </w:r>
          </w:p>
        </w:tc>
        <w:tc>
          <w:tcPr>
            <w:tcW w:w="958" w:type="dxa"/>
            <w:shd w:val="clear" w:color="auto" w:fill="FDE9D9" w:themeFill="accent6" w:themeFillTint="33"/>
            <w:noWrap/>
            <w:vAlign w:val="bottom"/>
            <w:hideMark/>
          </w:tcPr>
          <w:p w14:paraId="28F25ECA"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0.01</w:t>
            </w:r>
          </w:p>
        </w:tc>
        <w:tc>
          <w:tcPr>
            <w:tcW w:w="958" w:type="dxa"/>
            <w:shd w:val="clear" w:color="auto" w:fill="FDE9D9" w:themeFill="accent6" w:themeFillTint="33"/>
            <w:noWrap/>
            <w:vAlign w:val="bottom"/>
            <w:hideMark/>
          </w:tcPr>
          <w:p w14:paraId="752B266C" w14:textId="77777777" w:rsidR="003A38D0" w:rsidRPr="00C51CCF" w:rsidRDefault="003A38D0" w:rsidP="005F4EA5">
            <w:pPr>
              <w:spacing w:after="0" w:line="240" w:lineRule="auto"/>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 xml:space="preserve">  -0.10</w:t>
            </w:r>
          </w:p>
        </w:tc>
      </w:tr>
      <w:tr w:rsidR="003A38D0" w:rsidRPr="00E675DB" w14:paraId="6A705896" w14:textId="77777777" w:rsidTr="005A2E00">
        <w:trPr>
          <w:trHeight w:val="207"/>
        </w:trPr>
        <w:tc>
          <w:tcPr>
            <w:tcW w:w="1117" w:type="dxa"/>
            <w:shd w:val="clear" w:color="auto" w:fill="auto"/>
            <w:noWrap/>
            <w:vAlign w:val="bottom"/>
            <w:hideMark/>
          </w:tcPr>
          <w:p w14:paraId="7E63FAA3" w14:textId="77777777" w:rsidR="003A38D0" w:rsidRPr="00C51CCF" w:rsidRDefault="003A38D0" w:rsidP="005F4EA5">
            <w:pPr>
              <w:spacing w:after="0" w:line="240" w:lineRule="auto"/>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 xml:space="preserve">   p-value</w:t>
            </w:r>
          </w:p>
        </w:tc>
        <w:tc>
          <w:tcPr>
            <w:tcW w:w="958" w:type="dxa"/>
            <w:shd w:val="clear" w:color="auto" w:fill="auto"/>
            <w:noWrap/>
            <w:vAlign w:val="bottom"/>
            <w:hideMark/>
          </w:tcPr>
          <w:p w14:paraId="5C933A3F"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0.00</w:t>
            </w:r>
          </w:p>
        </w:tc>
        <w:tc>
          <w:tcPr>
            <w:tcW w:w="958" w:type="dxa"/>
            <w:shd w:val="clear" w:color="auto" w:fill="auto"/>
            <w:noWrap/>
            <w:vAlign w:val="bottom"/>
            <w:hideMark/>
          </w:tcPr>
          <w:p w14:paraId="172E669E"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0.58</w:t>
            </w:r>
          </w:p>
        </w:tc>
        <w:tc>
          <w:tcPr>
            <w:tcW w:w="958" w:type="dxa"/>
            <w:shd w:val="clear" w:color="auto" w:fill="auto"/>
            <w:noWrap/>
            <w:vAlign w:val="bottom"/>
            <w:hideMark/>
          </w:tcPr>
          <w:p w14:paraId="6A238C2B"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0.00</w:t>
            </w:r>
          </w:p>
        </w:tc>
        <w:tc>
          <w:tcPr>
            <w:tcW w:w="958" w:type="dxa"/>
            <w:shd w:val="clear" w:color="auto" w:fill="auto"/>
            <w:noWrap/>
            <w:vAlign w:val="bottom"/>
            <w:hideMark/>
          </w:tcPr>
          <w:p w14:paraId="70C5467A"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0.00</w:t>
            </w:r>
          </w:p>
        </w:tc>
        <w:tc>
          <w:tcPr>
            <w:tcW w:w="958" w:type="dxa"/>
            <w:shd w:val="clear" w:color="auto" w:fill="auto"/>
            <w:noWrap/>
            <w:vAlign w:val="bottom"/>
            <w:hideMark/>
          </w:tcPr>
          <w:p w14:paraId="5B2DB5FF"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0.59</w:t>
            </w:r>
          </w:p>
        </w:tc>
        <w:tc>
          <w:tcPr>
            <w:tcW w:w="958" w:type="dxa"/>
            <w:shd w:val="clear" w:color="auto" w:fill="auto"/>
            <w:noWrap/>
            <w:vAlign w:val="bottom"/>
            <w:hideMark/>
          </w:tcPr>
          <w:p w14:paraId="03ABE543"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0.01</w:t>
            </w:r>
          </w:p>
        </w:tc>
        <w:tc>
          <w:tcPr>
            <w:tcW w:w="958" w:type="dxa"/>
            <w:shd w:val="clear" w:color="auto" w:fill="auto"/>
            <w:noWrap/>
            <w:vAlign w:val="bottom"/>
            <w:hideMark/>
          </w:tcPr>
          <w:p w14:paraId="7486E4D9"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0.70</w:t>
            </w:r>
          </w:p>
        </w:tc>
        <w:tc>
          <w:tcPr>
            <w:tcW w:w="958" w:type="dxa"/>
            <w:shd w:val="clear" w:color="auto" w:fill="auto"/>
            <w:noWrap/>
            <w:vAlign w:val="bottom"/>
            <w:hideMark/>
          </w:tcPr>
          <w:p w14:paraId="76064ACC" w14:textId="77777777" w:rsidR="003A38D0" w:rsidRPr="00C51CCF" w:rsidRDefault="003A38D0" w:rsidP="005F4EA5">
            <w:pPr>
              <w:spacing w:after="0" w:line="240" w:lineRule="auto"/>
              <w:jc w:val="center"/>
              <w:rPr>
                <w:rFonts w:ascii="Times New Roman" w:hAnsi="Times New Roman"/>
                <w:color w:val="000000"/>
                <w:sz w:val="20"/>
                <w:szCs w:val="16"/>
                <w:lang w:val="en-US" w:bidi="ar-SA"/>
              </w:rPr>
            </w:pPr>
            <w:r w:rsidRPr="00C51CCF">
              <w:rPr>
                <w:rFonts w:ascii="Times New Roman" w:hAnsi="Times New Roman"/>
                <w:color w:val="000000"/>
                <w:sz w:val="20"/>
                <w:szCs w:val="16"/>
                <w:lang w:val="en-US" w:bidi="ar-SA"/>
              </w:rPr>
              <w:t>0.00</w:t>
            </w:r>
          </w:p>
        </w:tc>
      </w:tr>
    </w:tbl>
    <w:p w14:paraId="2E2ACD11" w14:textId="77777777" w:rsidR="001A7B4A" w:rsidRDefault="001A7B4A" w:rsidP="003A38D0">
      <w:pPr>
        <w:pStyle w:val="BodyText"/>
        <w:tabs>
          <w:tab w:val="left" w:pos="0"/>
          <w:tab w:val="left" w:pos="426"/>
          <w:tab w:val="left" w:pos="993"/>
        </w:tabs>
        <w:spacing w:before="0"/>
        <w:rPr>
          <w:rFonts w:asciiTheme="minorHAnsi" w:hAnsiTheme="minorHAnsi"/>
          <w:bCs/>
          <w:i/>
          <w:iCs/>
          <w:sz w:val="22"/>
          <w:szCs w:val="22"/>
          <w:lang w:val="en-GB"/>
        </w:rPr>
      </w:pPr>
    </w:p>
    <w:p w14:paraId="681081BF" w14:textId="77777777" w:rsidR="00752BEC" w:rsidRDefault="00752BEC" w:rsidP="00752BEC">
      <w:pPr>
        <w:pStyle w:val="Normal1"/>
        <w:tabs>
          <w:tab w:val="left" w:pos="0"/>
          <w:tab w:val="left" w:pos="426"/>
          <w:tab w:val="left" w:pos="993"/>
        </w:tabs>
        <w:spacing w:after="0" w:line="240" w:lineRule="auto"/>
        <w:jc w:val="both"/>
      </w:pPr>
      <w:r>
        <w:rPr>
          <w:i/>
        </w:rPr>
        <w:t xml:space="preserve">Fitting model </w:t>
      </w:r>
    </w:p>
    <w:p w14:paraId="5C4E6236" w14:textId="5E7F09C8" w:rsidR="00752BEC" w:rsidRDefault="00752BEC" w:rsidP="00752BEC">
      <w:pPr>
        <w:pStyle w:val="Normal1"/>
        <w:tabs>
          <w:tab w:val="left" w:pos="0"/>
          <w:tab w:val="left" w:pos="426"/>
          <w:tab w:val="left" w:pos="993"/>
        </w:tabs>
        <w:spacing w:after="0" w:line="240" w:lineRule="auto"/>
        <w:jc w:val="both"/>
      </w:pPr>
      <w:r>
        <w:rPr>
          <w:i/>
        </w:rPr>
        <w:tab/>
      </w:r>
      <w:r>
        <w:t>While building the model it was decided that we would treat sex, race, and disease group as class variables</w:t>
      </w:r>
      <w:commentRangeStart w:id="72"/>
      <w:r>
        <w:t xml:space="preserve">. Due to the width of the tails </w:t>
      </w:r>
      <w:commentRangeEnd w:id="72"/>
      <w:r w:rsidR="00A639E0">
        <w:rPr>
          <w:rStyle w:val="CommentReference"/>
          <w:rFonts w:eastAsia="Times New Roman" w:cs="Times New Roman"/>
          <w:color w:val="auto"/>
          <w:lang w:val="en-AU" w:bidi="en-US"/>
        </w:rPr>
        <w:commentReference w:id="72"/>
      </w:r>
      <w:r>
        <w:t xml:space="preserve">of the variables </w:t>
      </w:r>
      <w:proofErr w:type="spellStart"/>
      <w:r>
        <w:t>meanbp</w:t>
      </w:r>
      <w:proofErr w:type="spellEnd"/>
      <w:r>
        <w:t xml:space="preserve"> and </w:t>
      </w:r>
      <w:proofErr w:type="spellStart"/>
      <w:r>
        <w:t>hrt</w:t>
      </w:r>
      <w:proofErr w:type="spellEnd"/>
      <w:r>
        <w:t xml:space="preserve"> were determined to be non-linear and thus cubic splines were generated for each. These cubic splines would correct for the non-linearity by generating 5 cubic splines at the 5, 27.5, 50, 72.5, and 95</w:t>
      </w:r>
      <w:r>
        <w:rPr>
          <w:vertAlign w:val="superscript"/>
        </w:rPr>
        <w:t>th</w:t>
      </w:r>
      <w:r>
        <w:t xml:space="preserve"> percentiles (Figure 4a and 4b Cubic Splines). Originally </w:t>
      </w:r>
      <w:proofErr w:type="spellStart"/>
      <w:r>
        <w:t>scoma</w:t>
      </w:r>
      <w:proofErr w:type="spellEnd"/>
      <w:r>
        <w:t xml:space="preserve"> was treated as a continuous variable but upon further investigation</w:t>
      </w:r>
      <w:ins w:id="73" w:author="Melanie L. Bell" w:date="2014-09-27T10:45:00Z">
        <w:r w:rsidR="00A639E0">
          <w:t>,</w:t>
        </w:r>
      </w:ins>
      <w:r>
        <w:t xml:space="preserve"> the researchers</w:t>
      </w:r>
      <w:ins w:id="74" w:author="Melanie L. Bell" w:date="2014-09-27T10:45:00Z">
        <w:r w:rsidR="00A639E0">
          <w:t>’</w:t>
        </w:r>
      </w:ins>
      <w:r>
        <w:t xml:space="preserve"> paper (cite here)</w:t>
      </w:r>
      <w:ins w:id="75" w:author="Melanie L. Bell" w:date="2014-09-27T10:45:00Z">
        <w:r w:rsidR="00A639E0">
          <w:t>???</w:t>
        </w:r>
      </w:ins>
      <w:r>
        <w:t xml:space="preserve"> revealed that they used ranges to categorize the variable as a categorical variable. The variable was thus transformed into a categorical variable with the following classes: normal (0-20), intermediate (21-70), and deep coma (71-100). </w:t>
      </w:r>
    </w:p>
    <w:p w14:paraId="461AAC0D" w14:textId="77777777" w:rsidR="00752BEC" w:rsidRDefault="00752BEC" w:rsidP="00752BEC">
      <w:pPr>
        <w:pStyle w:val="Normal1"/>
        <w:tabs>
          <w:tab w:val="left" w:pos="0"/>
          <w:tab w:val="left" w:pos="426"/>
          <w:tab w:val="left" w:pos="993"/>
        </w:tabs>
        <w:spacing w:after="0" w:line="240" w:lineRule="auto"/>
        <w:jc w:val="both"/>
        <w:rPr>
          <w:ins w:id="76" w:author="Melanie L. Bell" w:date="2014-09-27T10:46:00Z"/>
        </w:rPr>
      </w:pPr>
    </w:p>
    <w:p w14:paraId="4AA729B4" w14:textId="463BC759" w:rsidR="00A639E0" w:rsidRDefault="00A639E0" w:rsidP="00752BEC">
      <w:pPr>
        <w:pStyle w:val="Normal1"/>
        <w:tabs>
          <w:tab w:val="left" w:pos="0"/>
          <w:tab w:val="left" w:pos="426"/>
          <w:tab w:val="left" w:pos="993"/>
        </w:tabs>
        <w:spacing w:after="0" w:line="240" w:lineRule="auto"/>
        <w:jc w:val="both"/>
        <w:rPr>
          <w:ins w:id="77" w:author="Melanie L. Bell" w:date="2014-09-27T10:46:00Z"/>
        </w:rPr>
      </w:pPr>
      <w:ins w:id="78" w:author="Melanie L. Bell" w:date="2014-09-27T10:46:00Z">
        <w:r>
          <w:t>Here</w:t>
        </w:r>
      </w:ins>
      <w:ins w:id="79" w:author="Melanie L. Bell" w:date="2014-09-29T09:36:00Z">
        <w:r w:rsidR="008C2D32">
          <w:t>,</w:t>
        </w:r>
      </w:ins>
      <w:ins w:id="80" w:author="Melanie L. Bell" w:date="2014-09-27T10:46:00Z">
        <w:r>
          <w:t xml:space="preserve"> in the methods section</w:t>
        </w:r>
      </w:ins>
      <w:ins w:id="81" w:author="Melanie L. Bell" w:date="2014-09-29T09:36:00Z">
        <w:r w:rsidR="008C2D32">
          <w:t>,</w:t>
        </w:r>
      </w:ins>
      <w:ins w:id="82" w:author="Melanie L. Bell" w:date="2014-09-27T10:46:00Z">
        <w:r>
          <w:t xml:space="preserve"> is where you should mention how you assessed model assumptions.</w:t>
        </w:r>
      </w:ins>
    </w:p>
    <w:p w14:paraId="09F7B563" w14:textId="77777777" w:rsidR="00A639E0" w:rsidRDefault="00A639E0" w:rsidP="00752BEC">
      <w:pPr>
        <w:pStyle w:val="Normal1"/>
        <w:tabs>
          <w:tab w:val="left" w:pos="0"/>
          <w:tab w:val="left" w:pos="426"/>
          <w:tab w:val="left" w:pos="993"/>
        </w:tabs>
        <w:spacing w:after="0" w:line="240" w:lineRule="auto"/>
        <w:jc w:val="both"/>
      </w:pPr>
    </w:p>
    <w:p w14:paraId="084740EC" w14:textId="77777777" w:rsidR="00752BEC" w:rsidRDefault="00752BEC" w:rsidP="00752BEC">
      <w:pPr>
        <w:pStyle w:val="Normal1"/>
        <w:tabs>
          <w:tab w:val="left" w:pos="0"/>
          <w:tab w:val="left" w:pos="426"/>
          <w:tab w:val="left" w:pos="993"/>
        </w:tabs>
        <w:spacing w:after="0" w:line="240" w:lineRule="auto"/>
        <w:jc w:val="both"/>
      </w:pPr>
      <w:r>
        <w:rPr>
          <w:b/>
        </w:rPr>
        <w:t>Results</w:t>
      </w:r>
    </w:p>
    <w:p w14:paraId="30925B2D" w14:textId="77777777" w:rsidR="00752BEC" w:rsidRDefault="00752BEC" w:rsidP="00752BEC">
      <w:pPr>
        <w:pStyle w:val="Normal1"/>
        <w:tabs>
          <w:tab w:val="left" w:pos="0"/>
          <w:tab w:val="left" w:pos="426"/>
          <w:tab w:val="left" w:pos="993"/>
        </w:tabs>
        <w:spacing w:after="0" w:line="240" w:lineRule="auto"/>
        <w:jc w:val="both"/>
      </w:pPr>
      <w:r>
        <w:tab/>
        <w:t>The final model resulted in the inclusion of 424 subjects; one subject was initially excluded because of a total cost of $0.00; while the rest were dropped by the model because of missing information. A table listing the significance of a variable to the model is listed in table 4. The assumptions of normality, linearity, and constant variance were met and discussed below. Overall the model has a R</w:t>
      </w:r>
      <w:r>
        <w:rPr>
          <w:vertAlign w:val="superscript"/>
        </w:rPr>
        <w:t>2</w:t>
      </w:r>
      <w:r>
        <w:t xml:space="preserve">=0.48, with an overall significance of p=0.00. Total medical cost was found to be significantly associated with the following variables PaO2/(.01*FiO2), temperature, serum albumin, and patients with CHF, patience with COPD, Colon cancer, coma, lung cancer, and a coma score of 21-70. </w:t>
      </w:r>
    </w:p>
    <w:p w14:paraId="79C0A516" w14:textId="77777777" w:rsidR="00752BEC" w:rsidRDefault="00752BEC" w:rsidP="00752BEC">
      <w:pPr>
        <w:pStyle w:val="Normal1"/>
        <w:tabs>
          <w:tab w:val="left" w:pos="0"/>
          <w:tab w:val="left" w:pos="426"/>
          <w:tab w:val="left" w:pos="993"/>
        </w:tabs>
        <w:spacing w:after="0" w:line="240" w:lineRule="auto"/>
        <w:jc w:val="both"/>
      </w:pPr>
      <w:r>
        <w:tab/>
        <w:t xml:space="preserve">With every increase in the PaO2/(.01*FiO2) ratio the total cost is reduced by 0.1%, with one increase of temperature total cost is increased by 11.4%, with every increase in serum albumin total cost is decreased by 23.7%. Compared to the disease reference group (ARF/MOSF w/Sepsis) patients with CHF have a 50.4% lower total cost, patients with COPH have a 49.4% lower cost, patients with colon cancer have a 70.8% lower cost, patients in a coma have a 38.2% lower cost, patients with lung cancer have a 54.4% lower cost when compared to the reference group. Patients who reported having a coma score between 21-70 had a 69% higher total cost when compared to the reference group (coma score=0-20). </w:t>
      </w:r>
    </w:p>
    <w:p w14:paraId="6E8A31BA" w14:textId="77777777" w:rsidR="00752BEC" w:rsidRPr="00752BEC" w:rsidRDefault="00752BEC" w:rsidP="00752BEC">
      <w:pPr>
        <w:pStyle w:val="Normal1"/>
        <w:tabs>
          <w:tab w:val="left" w:pos="0"/>
          <w:tab w:val="left" w:pos="426"/>
          <w:tab w:val="left" w:pos="993"/>
        </w:tabs>
        <w:spacing w:after="0" w:line="240" w:lineRule="auto"/>
        <w:jc w:val="both"/>
        <w:rPr>
          <w:szCs w:val="22"/>
        </w:rPr>
      </w:pPr>
      <w:r>
        <w:tab/>
        <w:t xml:space="preserve">While not significant, variables included in the model are; age, </w:t>
      </w:r>
      <w:proofErr w:type="spellStart"/>
      <w:r>
        <w:t>numco</w:t>
      </w:r>
      <w:proofErr w:type="spellEnd"/>
      <w:r>
        <w:t>, sex, race, patients with cirrhosis, patients with MOST w/</w:t>
      </w:r>
      <w:proofErr w:type="spellStart"/>
      <w:r>
        <w:t>Malig</w:t>
      </w:r>
      <w:proofErr w:type="spellEnd"/>
      <w:r>
        <w:t xml:space="preserve">, and coma scores, 71-100. With every increase in age the total cost is reduced by 0.5%, with every increase in </w:t>
      </w:r>
      <w:proofErr w:type="spellStart"/>
      <w:r>
        <w:t>numco</w:t>
      </w:r>
      <w:proofErr w:type="spellEnd"/>
      <w:r>
        <w:t xml:space="preserve"> the total cost is reduced by 5.8%. When compared to females, males have an 8.0% lower total cost. Compared to the racial reference group (</w:t>
      </w:r>
      <w:proofErr w:type="spellStart"/>
      <w:r>
        <w:t>asian</w:t>
      </w:r>
      <w:proofErr w:type="spellEnd"/>
      <w:r>
        <w:t xml:space="preserve">) blacks have a 2.7% lower total cost, </w:t>
      </w:r>
      <w:proofErr w:type="spellStart"/>
      <w:r>
        <w:t>hispanics</w:t>
      </w:r>
      <w:proofErr w:type="spellEnd"/>
      <w:r>
        <w:t xml:space="preserve"> have a 15.5% lower total cost, those categorized under other have a 178.4% higher total cost, whites have a 19.2% higher total cost. Compared to the disease reference group (ARF/MOSF w/Sepsis) patients with cirrhosis have a 21.3% </w:t>
      </w:r>
      <w:r w:rsidRPr="00752BEC">
        <w:rPr>
          <w:szCs w:val="22"/>
        </w:rPr>
        <w:t>lower total cost, patients with MOST w/</w:t>
      </w:r>
      <w:proofErr w:type="spellStart"/>
      <w:r w:rsidRPr="00752BEC">
        <w:rPr>
          <w:szCs w:val="22"/>
        </w:rPr>
        <w:t>Malig</w:t>
      </w:r>
      <w:proofErr w:type="spellEnd"/>
      <w:r w:rsidRPr="00752BEC">
        <w:rPr>
          <w:szCs w:val="22"/>
        </w:rPr>
        <w:t xml:space="preserve"> have a 13.1% lower cost. Patients who reported having a coma score between 71-100 had 8.8% higher total cost when compared to the reference group (coma score=0-20).</w:t>
      </w:r>
    </w:p>
    <w:p w14:paraId="60E491CB" w14:textId="65C75DB7" w:rsidR="00F0214C" w:rsidRDefault="00752BEC" w:rsidP="003A38D0">
      <w:pPr>
        <w:pStyle w:val="BodyText"/>
        <w:tabs>
          <w:tab w:val="left" w:pos="0"/>
          <w:tab w:val="left" w:pos="426"/>
          <w:tab w:val="left" w:pos="993"/>
        </w:tabs>
        <w:spacing w:before="0"/>
        <w:rPr>
          <w:rFonts w:asciiTheme="minorHAnsi" w:hAnsiTheme="minorHAnsi"/>
          <w:bCs/>
          <w:iCs/>
          <w:sz w:val="22"/>
          <w:szCs w:val="22"/>
          <w:lang w:val="en-GB"/>
        </w:rPr>
      </w:pPr>
      <w:r w:rsidRPr="00752BEC">
        <w:rPr>
          <w:rFonts w:ascii="Calibri" w:hAnsi="Calibri" w:cs="Calibri"/>
          <w:sz w:val="22"/>
          <w:szCs w:val="22"/>
        </w:rPr>
        <w:tab/>
        <w:t>Mean blood pressure (</w:t>
      </w:r>
      <w:proofErr w:type="spellStart"/>
      <w:r w:rsidRPr="00752BEC">
        <w:rPr>
          <w:rFonts w:ascii="Calibri" w:hAnsi="Calibri" w:cs="Calibri"/>
          <w:sz w:val="22"/>
          <w:szCs w:val="22"/>
        </w:rPr>
        <w:t>meanbp</w:t>
      </w:r>
      <w:proofErr w:type="spellEnd"/>
      <w:r w:rsidRPr="00752BEC">
        <w:rPr>
          <w:rFonts w:ascii="Calibri" w:hAnsi="Calibri" w:cs="Calibri"/>
          <w:sz w:val="22"/>
          <w:szCs w:val="22"/>
        </w:rPr>
        <w:t>) and heart rate (</w:t>
      </w:r>
      <w:proofErr w:type="spellStart"/>
      <w:r w:rsidRPr="00752BEC">
        <w:rPr>
          <w:rFonts w:ascii="Calibri" w:hAnsi="Calibri" w:cs="Calibri"/>
          <w:sz w:val="22"/>
          <w:szCs w:val="22"/>
        </w:rPr>
        <w:t>hrt</w:t>
      </w:r>
      <w:proofErr w:type="spellEnd"/>
      <w:r w:rsidRPr="00752BEC">
        <w:rPr>
          <w:rFonts w:ascii="Calibri" w:hAnsi="Calibri" w:cs="Calibri"/>
          <w:sz w:val="22"/>
          <w:szCs w:val="22"/>
        </w:rPr>
        <w:t xml:space="preserve">) are variables included in the model as cubic splines because they had a non-linear relationship with the outcome variable. The results in table 4 for </w:t>
      </w:r>
      <w:r>
        <w:rPr>
          <w:rFonts w:ascii="Calibri" w:hAnsi="Calibri" w:cs="Calibri"/>
          <w:sz w:val="22"/>
          <w:szCs w:val="22"/>
        </w:rPr>
        <w:t>these variables</w:t>
      </w:r>
      <w:r w:rsidRPr="00752BEC">
        <w:rPr>
          <w:rFonts w:ascii="Calibri" w:hAnsi="Calibri" w:cs="Calibri"/>
          <w:sz w:val="22"/>
          <w:szCs w:val="22"/>
        </w:rPr>
        <w:t xml:space="preserve"> are not interpretable and thus a graphical representation is show in the appendix (</w:t>
      </w:r>
      <w:commentRangeStart w:id="83"/>
      <w:r w:rsidRPr="00752BEC">
        <w:rPr>
          <w:rFonts w:asciiTheme="minorHAnsi" w:hAnsiTheme="minorHAnsi"/>
          <w:bCs/>
          <w:iCs/>
          <w:sz w:val="22"/>
          <w:szCs w:val="22"/>
          <w:lang w:val="en-GB"/>
        </w:rPr>
        <w:t>Figure:</w:t>
      </w:r>
      <w:commentRangeEnd w:id="83"/>
      <w:r w:rsidR="00A17EAC">
        <w:rPr>
          <w:rStyle w:val="CommentReference"/>
          <w:rFonts w:ascii="Calibri" w:eastAsia="Times New Roman" w:hAnsi="Calibri"/>
        </w:rPr>
        <w:commentReference w:id="83"/>
      </w:r>
      <w:r w:rsidRPr="00752BEC">
        <w:rPr>
          <w:rFonts w:asciiTheme="minorHAnsi" w:hAnsiTheme="minorHAnsi"/>
          <w:bCs/>
          <w:iCs/>
          <w:sz w:val="22"/>
          <w:szCs w:val="22"/>
          <w:lang w:val="en-GB"/>
        </w:rPr>
        <w:t xml:space="preserve"> spline of </w:t>
      </w:r>
      <w:proofErr w:type="spellStart"/>
      <w:r w:rsidRPr="00752BEC">
        <w:rPr>
          <w:rFonts w:asciiTheme="minorHAnsi" w:hAnsiTheme="minorHAnsi"/>
          <w:bCs/>
          <w:iCs/>
          <w:sz w:val="22"/>
          <w:szCs w:val="22"/>
          <w:lang w:val="en-GB"/>
        </w:rPr>
        <w:t>hrt</w:t>
      </w:r>
      <w:proofErr w:type="spellEnd"/>
      <w:r w:rsidRPr="00752BEC">
        <w:rPr>
          <w:rFonts w:asciiTheme="minorHAnsi" w:hAnsiTheme="minorHAnsi"/>
          <w:bCs/>
          <w:iCs/>
          <w:sz w:val="22"/>
          <w:szCs w:val="22"/>
          <w:lang w:val="en-GB"/>
        </w:rPr>
        <w:t xml:space="preserve"> and Figure: spline of </w:t>
      </w:r>
      <w:proofErr w:type="spellStart"/>
      <w:r w:rsidRPr="00752BEC">
        <w:rPr>
          <w:rFonts w:asciiTheme="minorHAnsi" w:hAnsiTheme="minorHAnsi"/>
          <w:bCs/>
          <w:iCs/>
          <w:sz w:val="22"/>
          <w:szCs w:val="22"/>
          <w:lang w:val="en-GB"/>
        </w:rPr>
        <w:t>meanbp</w:t>
      </w:r>
      <w:proofErr w:type="spellEnd"/>
      <w:r w:rsidRPr="00752BEC">
        <w:rPr>
          <w:rFonts w:asciiTheme="minorHAnsi" w:hAnsiTheme="minorHAnsi"/>
          <w:bCs/>
          <w:iCs/>
          <w:sz w:val="22"/>
          <w:szCs w:val="22"/>
          <w:lang w:val="en-GB"/>
        </w:rPr>
        <w:t xml:space="preserve">). </w:t>
      </w:r>
    </w:p>
    <w:p w14:paraId="3BBA09E3" w14:textId="77777777" w:rsidR="00F0214C" w:rsidRDefault="00F0214C" w:rsidP="003A38D0">
      <w:pPr>
        <w:pStyle w:val="BodyText"/>
        <w:tabs>
          <w:tab w:val="left" w:pos="0"/>
          <w:tab w:val="left" w:pos="426"/>
          <w:tab w:val="left" w:pos="993"/>
        </w:tabs>
        <w:spacing w:before="0"/>
        <w:rPr>
          <w:rFonts w:asciiTheme="minorHAnsi" w:hAnsiTheme="minorHAnsi"/>
          <w:bCs/>
          <w:iCs/>
          <w:sz w:val="22"/>
          <w:szCs w:val="22"/>
          <w:lang w:val="en-GB"/>
        </w:rPr>
      </w:pPr>
    </w:p>
    <w:p w14:paraId="54D2A38E" w14:textId="409AD9D7" w:rsidR="00752BEC" w:rsidRDefault="003A38D0" w:rsidP="003A38D0">
      <w:pPr>
        <w:pStyle w:val="BodyText"/>
        <w:tabs>
          <w:tab w:val="left" w:pos="0"/>
          <w:tab w:val="left" w:pos="426"/>
          <w:tab w:val="left" w:pos="993"/>
        </w:tabs>
        <w:spacing w:before="0"/>
        <w:rPr>
          <w:rFonts w:asciiTheme="minorHAnsi" w:hAnsiTheme="minorHAnsi"/>
          <w:bCs/>
          <w:iCs/>
          <w:sz w:val="22"/>
          <w:szCs w:val="22"/>
          <w:lang w:val="en-GB"/>
        </w:rPr>
      </w:pPr>
      <w:commentRangeStart w:id="84"/>
      <w:r>
        <w:rPr>
          <w:rFonts w:asciiTheme="minorHAnsi" w:hAnsiTheme="minorHAnsi"/>
          <w:bCs/>
          <w:iCs/>
          <w:sz w:val="22"/>
          <w:szCs w:val="22"/>
          <w:lang w:val="en-GB"/>
        </w:rPr>
        <w:t>The final model is</w:t>
      </w:r>
      <w:r w:rsidR="00752BEC">
        <w:rPr>
          <w:rFonts w:asciiTheme="minorHAnsi" w:hAnsiTheme="minorHAnsi"/>
          <w:bCs/>
          <w:iCs/>
          <w:sz w:val="22"/>
          <w:szCs w:val="22"/>
          <w:lang w:val="en-GB"/>
        </w:rPr>
        <w:t>:</w:t>
      </w:r>
    </w:p>
    <w:p w14:paraId="65C47DAF" w14:textId="2FD95B93" w:rsidR="003A38D0" w:rsidRDefault="003A38D0" w:rsidP="003A38D0">
      <w:pPr>
        <w:pStyle w:val="BodyText"/>
        <w:tabs>
          <w:tab w:val="left" w:pos="0"/>
          <w:tab w:val="left" w:pos="426"/>
          <w:tab w:val="left" w:pos="993"/>
        </w:tabs>
        <w:spacing w:before="0"/>
        <w:rPr>
          <w:rFonts w:asciiTheme="minorHAnsi" w:hAnsiTheme="minorHAnsi"/>
          <w:bCs/>
          <w:iCs/>
          <w:sz w:val="22"/>
          <w:szCs w:val="22"/>
          <w:lang w:val="en-GB"/>
        </w:rPr>
      </w:pPr>
      <w:r>
        <w:rPr>
          <w:rFonts w:asciiTheme="minorHAnsi" w:hAnsiTheme="minorHAnsi"/>
          <w:bCs/>
          <w:iCs/>
          <w:sz w:val="22"/>
          <w:szCs w:val="22"/>
          <w:lang w:val="en-GB"/>
        </w:rPr>
        <w:t xml:space="preserve"> </w:t>
      </w:r>
      <w:r w:rsidRPr="00D375AA">
        <w:rPr>
          <w:rFonts w:asciiTheme="minorHAnsi" w:hAnsiTheme="minorHAnsi"/>
          <w:b/>
          <w:bCs/>
          <w:iCs/>
          <w:sz w:val="22"/>
          <w:szCs w:val="22"/>
          <w:lang w:val="en-GB"/>
        </w:rPr>
        <w:t xml:space="preserve">xi: regress </w:t>
      </w:r>
      <w:proofErr w:type="spellStart"/>
      <w:r w:rsidRPr="00D375AA">
        <w:rPr>
          <w:rFonts w:asciiTheme="minorHAnsi" w:hAnsiTheme="minorHAnsi"/>
          <w:b/>
          <w:bCs/>
          <w:iCs/>
          <w:sz w:val="22"/>
          <w:szCs w:val="22"/>
          <w:lang w:val="en-GB"/>
        </w:rPr>
        <w:t>log_totcst</w:t>
      </w:r>
      <w:proofErr w:type="spellEnd"/>
      <w:r w:rsidRPr="00D375AA">
        <w:rPr>
          <w:rFonts w:asciiTheme="minorHAnsi" w:hAnsiTheme="minorHAnsi"/>
          <w:b/>
          <w:bCs/>
          <w:iCs/>
          <w:sz w:val="22"/>
          <w:szCs w:val="22"/>
          <w:lang w:val="en-GB"/>
        </w:rPr>
        <w:t xml:space="preserve"> </w:t>
      </w:r>
      <w:proofErr w:type="spellStart"/>
      <w:r w:rsidRPr="00D375AA">
        <w:rPr>
          <w:rFonts w:asciiTheme="minorHAnsi" w:hAnsiTheme="minorHAnsi"/>
          <w:b/>
          <w:bCs/>
          <w:iCs/>
          <w:sz w:val="22"/>
          <w:szCs w:val="22"/>
          <w:lang w:val="en-GB"/>
        </w:rPr>
        <w:t>pafi</w:t>
      </w:r>
      <w:proofErr w:type="spellEnd"/>
      <w:r w:rsidRPr="00D375AA">
        <w:rPr>
          <w:rFonts w:asciiTheme="minorHAnsi" w:hAnsiTheme="minorHAnsi"/>
          <w:b/>
          <w:bCs/>
          <w:iCs/>
          <w:sz w:val="22"/>
          <w:szCs w:val="22"/>
          <w:lang w:val="en-GB"/>
        </w:rPr>
        <w:t xml:space="preserve"> temp</w:t>
      </w:r>
      <w:r w:rsidR="005C41AA">
        <w:rPr>
          <w:rFonts w:asciiTheme="minorHAnsi" w:hAnsiTheme="minorHAnsi"/>
          <w:b/>
          <w:bCs/>
          <w:iCs/>
          <w:sz w:val="22"/>
          <w:szCs w:val="22"/>
          <w:lang w:val="en-GB"/>
        </w:rPr>
        <w:t xml:space="preserve"> </w:t>
      </w:r>
      <w:proofErr w:type="spellStart"/>
      <w:r w:rsidR="005C41AA">
        <w:rPr>
          <w:rFonts w:asciiTheme="minorHAnsi" w:hAnsiTheme="minorHAnsi"/>
          <w:b/>
          <w:bCs/>
          <w:iCs/>
          <w:sz w:val="22"/>
          <w:szCs w:val="22"/>
          <w:lang w:val="en-GB"/>
        </w:rPr>
        <w:t>alb</w:t>
      </w:r>
      <w:proofErr w:type="spellEnd"/>
      <w:r w:rsidR="005C41AA">
        <w:rPr>
          <w:rFonts w:asciiTheme="minorHAnsi" w:hAnsiTheme="minorHAnsi"/>
          <w:b/>
          <w:bCs/>
          <w:iCs/>
          <w:sz w:val="22"/>
          <w:szCs w:val="22"/>
          <w:lang w:val="en-GB"/>
        </w:rPr>
        <w:t xml:space="preserve"> age </w:t>
      </w:r>
      <w:proofErr w:type="spellStart"/>
      <w:r w:rsidR="005C41AA">
        <w:rPr>
          <w:rFonts w:asciiTheme="minorHAnsi" w:hAnsiTheme="minorHAnsi"/>
          <w:b/>
          <w:bCs/>
          <w:iCs/>
          <w:sz w:val="22"/>
          <w:szCs w:val="22"/>
          <w:lang w:val="en-GB"/>
        </w:rPr>
        <w:t>i.dzgroup</w:t>
      </w:r>
      <w:proofErr w:type="spellEnd"/>
      <w:r w:rsidR="005C41AA">
        <w:rPr>
          <w:rFonts w:asciiTheme="minorHAnsi" w:hAnsiTheme="minorHAnsi"/>
          <w:b/>
          <w:bCs/>
          <w:iCs/>
          <w:sz w:val="22"/>
          <w:szCs w:val="22"/>
          <w:lang w:val="en-GB"/>
        </w:rPr>
        <w:t xml:space="preserve"> </w:t>
      </w:r>
      <w:proofErr w:type="spellStart"/>
      <w:r w:rsidR="005C41AA">
        <w:rPr>
          <w:rFonts w:asciiTheme="minorHAnsi" w:hAnsiTheme="minorHAnsi"/>
          <w:b/>
          <w:bCs/>
          <w:iCs/>
          <w:sz w:val="22"/>
          <w:szCs w:val="22"/>
          <w:lang w:val="en-GB"/>
        </w:rPr>
        <w:t>i.race</w:t>
      </w:r>
      <w:proofErr w:type="spellEnd"/>
      <w:r w:rsidR="005C41AA">
        <w:rPr>
          <w:rFonts w:asciiTheme="minorHAnsi" w:hAnsiTheme="minorHAnsi"/>
          <w:b/>
          <w:bCs/>
          <w:iCs/>
          <w:sz w:val="22"/>
          <w:szCs w:val="22"/>
          <w:lang w:val="en-GB"/>
        </w:rPr>
        <w:t xml:space="preserve"> </w:t>
      </w:r>
      <w:proofErr w:type="spellStart"/>
      <w:r w:rsidR="005C41AA">
        <w:rPr>
          <w:rFonts w:asciiTheme="minorHAnsi" w:hAnsiTheme="minorHAnsi"/>
          <w:b/>
          <w:bCs/>
          <w:iCs/>
          <w:sz w:val="22"/>
          <w:szCs w:val="22"/>
          <w:lang w:val="en-GB"/>
        </w:rPr>
        <w:t>i.sex</w:t>
      </w:r>
      <w:proofErr w:type="spellEnd"/>
      <w:r w:rsidRPr="00D375AA">
        <w:rPr>
          <w:rFonts w:asciiTheme="minorHAnsi" w:hAnsiTheme="minorHAnsi"/>
          <w:b/>
          <w:bCs/>
          <w:iCs/>
          <w:sz w:val="22"/>
          <w:szCs w:val="22"/>
          <w:lang w:val="en-GB"/>
        </w:rPr>
        <w:t xml:space="preserve"> </w:t>
      </w:r>
      <w:proofErr w:type="spellStart"/>
      <w:r w:rsidRPr="00D375AA">
        <w:rPr>
          <w:rFonts w:asciiTheme="minorHAnsi" w:hAnsiTheme="minorHAnsi"/>
          <w:b/>
          <w:bCs/>
          <w:iCs/>
          <w:sz w:val="22"/>
          <w:szCs w:val="22"/>
          <w:lang w:val="en-GB"/>
        </w:rPr>
        <w:t>i.scoma</w:t>
      </w:r>
      <w:r w:rsidR="00C51CCF">
        <w:rPr>
          <w:rFonts w:asciiTheme="minorHAnsi" w:hAnsiTheme="minorHAnsi"/>
          <w:b/>
          <w:bCs/>
          <w:iCs/>
          <w:sz w:val="22"/>
          <w:szCs w:val="22"/>
          <w:lang w:val="en-GB"/>
        </w:rPr>
        <w:t>_paper</w:t>
      </w:r>
      <w:proofErr w:type="spellEnd"/>
      <w:r w:rsidRPr="00D375AA">
        <w:rPr>
          <w:rFonts w:asciiTheme="minorHAnsi" w:hAnsiTheme="minorHAnsi"/>
          <w:b/>
          <w:bCs/>
          <w:iCs/>
          <w:sz w:val="22"/>
          <w:szCs w:val="22"/>
          <w:lang w:val="en-GB"/>
        </w:rPr>
        <w:t xml:space="preserve"> </w:t>
      </w:r>
      <w:proofErr w:type="spellStart"/>
      <w:r w:rsidRPr="00D375AA">
        <w:rPr>
          <w:rFonts w:asciiTheme="minorHAnsi" w:hAnsiTheme="minorHAnsi"/>
          <w:b/>
          <w:bCs/>
          <w:iCs/>
          <w:sz w:val="22"/>
          <w:szCs w:val="22"/>
          <w:lang w:val="en-GB"/>
        </w:rPr>
        <w:t>numco</w:t>
      </w:r>
      <w:proofErr w:type="spellEnd"/>
      <w:r w:rsidRPr="00D375AA">
        <w:rPr>
          <w:rFonts w:asciiTheme="minorHAnsi" w:hAnsiTheme="minorHAnsi"/>
          <w:b/>
          <w:bCs/>
          <w:iCs/>
          <w:sz w:val="22"/>
          <w:szCs w:val="22"/>
          <w:lang w:val="en-GB"/>
        </w:rPr>
        <w:t xml:space="preserve"> hrtsp1 hrtsp2 hrtsp3 hrtsp4 meanbpsp1 meanbpsp2 meanbpsp3 meanbpsp4</w:t>
      </w:r>
      <w:r>
        <w:rPr>
          <w:rFonts w:asciiTheme="minorHAnsi" w:hAnsiTheme="minorHAnsi"/>
          <w:bCs/>
          <w:iCs/>
          <w:sz w:val="22"/>
          <w:szCs w:val="22"/>
          <w:lang w:val="en-GB"/>
        </w:rPr>
        <w:t xml:space="preserve">. </w:t>
      </w:r>
    </w:p>
    <w:commentRangeEnd w:id="84"/>
    <w:p w14:paraId="4A4D1BC0" w14:textId="77777777" w:rsidR="00565654" w:rsidRDefault="00A639E0" w:rsidP="003A38D0">
      <w:pPr>
        <w:pStyle w:val="BodyText"/>
        <w:tabs>
          <w:tab w:val="left" w:pos="0"/>
          <w:tab w:val="left" w:pos="426"/>
          <w:tab w:val="left" w:pos="993"/>
        </w:tabs>
        <w:spacing w:before="0"/>
        <w:rPr>
          <w:rFonts w:asciiTheme="minorHAnsi" w:hAnsiTheme="minorHAnsi"/>
          <w:bCs/>
          <w:iCs/>
          <w:sz w:val="20"/>
          <w:szCs w:val="22"/>
          <w:lang w:val="en-GB"/>
        </w:rPr>
      </w:pPr>
      <w:r>
        <w:rPr>
          <w:rStyle w:val="CommentReference"/>
          <w:rFonts w:ascii="Calibri" w:eastAsia="Times New Roman" w:hAnsi="Calibri"/>
        </w:rPr>
        <w:commentReference w:id="84"/>
      </w:r>
    </w:p>
    <w:p w14:paraId="0147EDD2" w14:textId="26B4089B" w:rsidR="003A38D0" w:rsidRPr="00565654" w:rsidRDefault="00B81E1D" w:rsidP="003A38D0">
      <w:pPr>
        <w:pStyle w:val="BodyText"/>
        <w:tabs>
          <w:tab w:val="left" w:pos="0"/>
          <w:tab w:val="left" w:pos="426"/>
          <w:tab w:val="left" w:pos="993"/>
        </w:tabs>
        <w:spacing w:before="0"/>
        <w:rPr>
          <w:rFonts w:asciiTheme="minorHAnsi" w:hAnsiTheme="minorHAnsi"/>
          <w:b/>
          <w:bCs/>
          <w:iCs/>
          <w:sz w:val="22"/>
          <w:szCs w:val="22"/>
          <w:lang w:val="en-GB"/>
        </w:rPr>
      </w:pPr>
      <w:r w:rsidRPr="006E7AB0">
        <w:rPr>
          <w:rFonts w:asciiTheme="minorHAnsi" w:hAnsiTheme="minorHAnsi"/>
          <w:bCs/>
          <w:iCs/>
          <w:sz w:val="20"/>
          <w:szCs w:val="22"/>
          <w:lang w:val="en-GB"/>
        </w:rPr>
        <w:t xml:space="preserve">Table 4: </w:t>
      </w:r>
      <w:r w:rsidR="001972E2" w:rsidRPr="006E7AB0">
        <w:rPr>
          <w:rFonts w:asciiTheme="minorHAnsi" w:hAnsiTheme="minorHAnsi"/>
          <w:bCs/>
          <w:iCs/>
          <w:sz w:val="20"/>
          <w:szCs w:val="22"/>
          <w:lang w:val="en-GB"/>
        </w:rPr>
        <w:t>Final</w:t>
      </w:r>
      <w:r w:rsidRPr="006E7AB0">
        <w:rPr>
          <w:rFonts w:asciiTheme="minorHAnsi" w:hAnsiTheme="minorHAnsi"/>
          <w:bCs/>
          <w:iCs/>
          <w:sz w:val="20"/>
          <w:szCs w:val="22"/>
          <w:lang w:val="en-GB"/>
        </w:rPr>
        <w:t xml:space="preserve"> Model </w:t>
      </w:r>
    </w:p>
    <w:p w14:paraId="46C7467E" w14:textId="170C12CE" w:rsidR="00565654" w:rsidRPr="006E7AB0" w:rsidRDefault="00565654" w:rsidP="003A38D0">
      <w:pPr>
        <w:pStyle w:val="BodyText"/>
        <w:tabs>
          <w:tab w:val="left" w:pos="0"/>
          <w:tab w:val="left" w:pos="426"/>
          <w:tab w:val="left" w:pos="993"/>
        </w:tabs>
        <w:spacing w:before="0"/>
        <w:rPr>
          <w:rFonts w:asciiTheme="minorHAnsi" w:hAnsiTheme="minorHAnsi"/>
          <w:bCs/>
          <w:iCs/>
          <w:sz w:val="20"/>
          <w:szCs w:val="22"/>
          <w:lang w:val="en-GB"/>
        </w:rPr>
      </w:pPr>
    </w:p>
    <w:tbl>
      <w:tblPr>
        <w:tblW w:w="8475" w:type="dxa"/>
        <w:tblInd w:w="93" w:type="dxa"/>
        <w:tblLook w:val="04A0" w:firstRow="1" w:lastRow="0" w:firstColumn="1" w:lastColumn="0" w:noHBand="0" w:noVBand="1"/>
      </w:tblPr>
      <w:tblGrid>
        <w:gridCol w:w="1785"/>
        <w:gridCol w:w="1104"/>
        <w:gridCol w:w="913"/>
        <w:gridCol w:w="970"/>
        <w:gridCol w:w="1242"/>
        <w:gridCol w:w="1055"/>
        <w:gridCol w:w="1406"/>
      </w:tblGrid>
      <w:tr w:rsidR="002D76E2" w:rsidRPr="006E7AB0" w14:paraId="574AFD70" w14:textId="6BAE2565" w:rsidTr="002D76E2">
        <w:trPr>
          <w:trHeight w:val="222"/>
        </w:trPr>
        <w:tc>
          <w:tcPr>
            <w:tcW w:w="1785" w:type="dxa"/>
            <w:tcBorders>
              <w:top w:val="single" w:sz="4" w:space="0" w:color="auto"/>
              <w:left w:val="nil"/>
              <w:bottom w:val="single" w:sz="4" w:space="0" w:color="auto"/>
              <w:right w:val="nil"/>
            </w:tcBorders>
            <w:shd w:val="clear" w:color="auto" w:fill="auto"/>
            <w:noWrap/>
            <w:hideMark/>
          </w:tcPr>
          <w:p w14:paraId="713F16C2" w14:textId="3BD083E8" w:rsidR="002D76E2" w:rsidRPr="005C41AA" w:rsidRDefault="002D76E2" w:rsidP="006E7AB0">
            <w:pPr>
              <w:spacing w:after="0" w:line="240" w:lineRule="auto"/>
              <w:rPr>
                <w:rFonts w:asciiTheme="minorHAnsi" w:hAnsiTheme="minorHAnsi"/>
                <w:b/>
                <w:color w:val="000000"/>
                <w:sz w:val="20"/>
                <w:szCs w:val="20"/>
                <w:lang w:val="en-US" w:bidi="ar-SA"/>
              </w:rPr>
            </w:pPr>
            <w:r w:rsidRPr="00721CB0">
              <w:rPr>
                <w:rFonts w:asciiTheme="minorHAnsi" w:hAnsiTheme="minorHAnsi"/>
                <w:b/>
                <w:bCs/>
                <w:iCs/>
                <w:sz w:val="18"/>
                <w:szCs w:val="20"/>
                <w:lang w:val="en-GB"/>
              </w:rPr>
              <w:t>Source</w:t>
            </w:r>
          </w:p>
        </w:tc>
        <w:tc>
          <w:tcPr>
            <w:tcW w:w="1104" w:type="dxa"/>
            <w:tcBorders>
              <w:top w:val="single" w:sz="4" w:space="0" w:color="auto"/>
              <w:left w:val="nil"/>
              <w:bottom w:val="single" w:sz="4" w:space="0" w:color="auto"/>
              <w:right w:val="nil"/>
            </w:tcBorders>
            <w:shd w:val="clear" w:color="auto" w:fill="auto"/>
            <w:noWrap/>
            <w:hideMark/>
          </w:tcPr>
          <w:p w14:paraId="1C58F9FA" w14:textId="2E6598C9" w:rsidR="002D76E2" w:rsidRPr="005C41AA" w:rsidRDefault="002D76E2" w:rsidP="006E7AB0">
            <w:pPr>
              <w:spacing w:after="0" w:line="240" w:lineRule="auto"/>
              <w:jc w:val="center"/>
              <w:rPr>
                <w:rFonts w:asciiTheme="minorHAnsi" w:hAnsiTheme="minorHAnsi"/>
                <w:b/>
                <w:color w:val="000000"/>
                <w:sz w:val="20"/>
                <w:szCs w:val="20"/>
                <w:lang w:val="en-US" w:bidi="ar-SA"/>
              </w:rPr>
            </w:pPr>
            <w:r w:rsidRPr="00721CB0">
              <w:rPr>
                <w:rFonts w:asciiTheme="minorHAnsi" w:hAnsiTheme="minorHAnsi"/>
                <w:b/>
                <w:bCs/>
                <w:iCs/>
                <w:sz w:val="18"/>
                <w:szCs w:val="20"/>
                <w:lang w:val="en-GB"/>
              </w:rPr>
              <w:t>SS</w:t>
            </w:r>
          </w:p>
        </w:tc>
        <w:tc>
          <w:tcPr>
            <w:tcW w:w="913" w:type="dxa"/>
            <w:tcBorders>
              <w:top w:val="single" w:sz="4" w:space="0" w:color="auto"/>
              <w:left w:val="nil"/>
              <w:bottom w:val="single" w:sz="4" w:space="0" w:color="auto"/>
              <w:right w:val="nil"/>
            </w:tcBorders>
            <w:shd w:val="clear" w:color="auto" w:fill="auto"/>
            <w:noWrap/>
            <w:hideMark/>
          </w:tcPr>
          <w:p w14:paraId="1C7ABC12" w14:textId="2D68E9B4" w:rsidR="002D76E2" w:rsidRPr="005C41AA" w:rsidRDefault="002D76E2" w:rsidP="006E7AB0">
            <w:pPr>
              <w:spacing w:after="0" w:line="240" w:lineRule="auto"/>
              <w:jc w:val="center"/>
              <w:rPr>
                <w:rFonts w:asciiTheme="minorHAnsi" w:hAnsiTheme="minorHAnsi"/>
                <w:b/>
                <w:color w:val="000000"/>
                <w:sz w:val="20"/>
                <w:szCs w:val="20"/>
                <w:lang w:val="en-US" w:bidi="ar-SA"/>
              </w:rPr>
            </w:pPr>
            <w:proofErr w:type="spellStart"/>
            <w:r w:rsidRPr="00721CB0">
              <w:rPr>
                <w:rFonts w:asciiTheme="minorHAnsi" w:hAnsiTheme="minorHAnsi"/>
                <w:b/>
                <w:bCs/>
                <w:iCs/>
                <w:sz w:val="18"/>
                <w:szCs w:val="20"/>
                <w:lang w:val="en-GB"/>
              </w:rPr>
              <w:t>df</w:t>
            </w:r>
            <w:proofErr w:type="spellEnd"/>
          </w:p>
        </w:tc>
        <w:tc>
          <w:tcPr>
            <w:tcW w:w="970" w:type="dxa"/>
            <w:tcBorders>
              <w:top w:val="single" w:sz="4" w:space="0" w:color="auto"/>
              <w:left w:val="nil"/>
              <w:bottom w:val="single" w:sz="4" w:space="0" w:color="auto"/>
              <w:right w:val="nil"/>
            </w:tcBorders>
            <w:shd w:val="clear" w:color="auto" w:fill="auto"/>
            <w:noWrap/>
            <w:hideMark/>
          </w:tcPr>
          <w:p w14:paraId="2B8DC69F" w14:textId="53F88478" w:rsidR="002D76E2" w:rsidRPr="005C41AA" w:rsidRDefault="002D76E2" w:rsidP="006E7AB0">
            <w:pPr>
              <w:spacing w:after="0" w:line="240" w:lineRule="auto"/>
              <w:jc w:val="center"/>
              <w:rPr>
                <w:rFonts w:asciiTheme="minorHAnsi" w:hAnsiTheme="minorHAnsi"/>
                <w:b/>
                <w:color w:val="000000"/>
                <w:sz w:val="20"/>
                <w:szCs w:val="20"/>
                <w:lang w:val="en-US" w:bidi="ar-SA"/>
              </w:rPr>
            </w:pPr>
            <w:r w:rsidRPr="00721CB0">
              <w:rPr>
                <w:rFonts w:asciiTheme="minorHAnsi" w:hAnsiTheme="minorHAnsi"/>
                <w:b/>
                <w:bCs/>
                <w:iCs/>
                <w:sz w:val="18"/>
                <w:szCs w:val="20"/>
                <w:lang w:val="en-GB"/>
              </w:rPr>
              <w:t>MS</w:t>
            </w:r>
          </w:p>
        </w:tc>
        <w:tc>
          <w:tcPr>
            <w:tcW w:w="1242" w:type="dxa"/>
            <w:tcBorders>
              <w:top w:val="single" w:sz="4" w:space="0" w:color="auto"/>
              <w:left w:val="nil"/>
              <w:bottom w:val="single" w:sz="4" w:space="0" w:color="auto"/>
              <w:right w:val="nil"/>
            </w:tcBorders>
            <w:shd w:val="clear" w:color="auto" w:fill="auto"/>
            <w:noWrap/>
            <w:hideMark/>
          </w:tcPr>
          <w:p w14:paraId="7909918F" w14:textId="6B40877A" w:rsidR="002D76E2" w:rsidRPr="005C41AA" w:rsidRDefault="002D76E2" w:rsidP="002D76E2">
            <w:pPr>
              <w:spacing w:after="0" w:line="240" w:lineRule="auto"/>
              <w:rPr>
                <w:rFonts w:asciiTheme="minorHAnsi" w:hAnsiTheme="minorHAnsi"/>
                <w:b/>
                <w:color w:val="000000"/>
                <w:sz w:val="20"/>
                <w:szCs w:val="20"/>
                <w:lang w:val="en-US" w:bidi="ar-SA"/>
              </w:rPr>
            </w:pPr>
            <w:r w:rsidRPr="00721CB0">
              <w:rPr>
                <w:b/>
                <w:sz w:val="18"/>
                <w:szCs w:val="20"/>
              </w:rPr>
              <w:t>Observations</w:t>
            </w:r>
          </w:p>
        </w:tc>
        <w:tc>
          <w:tcPr>
            <w:tcW w:w="1055" w:type="dxa"/>
            <w:tcBorders>
              <w:top w:val="single" w:sz="4" w:space="0" w:color="auto"/>
              <w:left w:val="nil"/>
              <w:bottom w:val="single" w:sz="4" w:space="0" w:color="auto"/>
              <w:right w:val="nil"/>
            </w:tcBorders>
            <w:shd w:val="clear" w:color="auto" w:fill="auto"/>
            <w:noWrap/>
            <w:hideMark/>
          </w:tcPr>
          <w:p w14:paraId="7F2205F1" w14:textId="2CA58BE0" w:rsidR="002D76E2" w:rsidRPr="005C41AA" w:rsidRDefault="002D76E2" w:rsidP="002D76E2">
            <w:pPr>
              <w:spacing w:after="0" w:line="240" w:lineRule="auto"/>
              <w:rPr>
                <w:rFonts w:asciiTheme="minorHAnsi" w:hAnsiTheme="minorHAnsi"/>
                <w:b/>
                <w:color w:val="000000"/>
                <w:sz w:val="20"/>
                <w:szCs w:val="20"/>
                <w:lang w:val="en-US" w:bidi="ar-SA"/>
              </w:rPr>
            </w:pPr>
            <w:r w:rsidRPr="00721CB0">
              <w:rPr>
                <w:sz w:val="18"/>
                <w:szCs w:val="20"/>
              </w:rPr>
              <w:t>=</w:t>
            </w:r>
          </w:p>
        </w:tc>
        <w:tc>
          <w:tcPr>
            <w:tcW w:w="1406" w:type="dxa"/>
            <w:tcBorders>
              <w:top w:val="single" w:sz="4" w:space="0" w:color="auto"/>
              <w:left w:val="nil"/>
              <w:bottom w:val="single" w:sz="4" w:space="0" w:color="auto"/>
              <w:right w:val="nil"/>
            </w:tcBorders>
          </w:tcPr>
          <w:p w14:paraId="12DD7507" w14:textId="58BDB98A" w:rsidR="002D76E2" w:rsidRPr="005C41AA" w:rsidRDefault="002D76E2" w:rsidP="002D76E2">
            <w:pPr>
              <w:spacing w:after="0" w:line="240" w:lineRule="auto"/>
              <w:rPr>
                <w:rFonts w:asciiTheme="minorHAnsi" w:hAnsiTheme="minorHAnsi"/>
                <w:b/>
                <w:color w:val="000000"/>
                <w:sz w:val="20"/>
                <w:szCs w:val="20"/>
                <w:lang w:val="en-US" w:bidi="ar-SA"/>
              </w:rPr>
            </w:pPr>
            <w:r w:rsidRPr="00721CB0">
              <w:rPr>
                <w:sz w:val="18"/>
                <w:szCs w:val="20"/>
              </w:rPr>
              <w:t>424</w:t>
            </w:r>
          </w:p>
        </w:tc>
      </w:tr>
      <w:tr w:rsidR="002D76E2" w:rsidRPr="006E7AB0" w14:paraId="6C9D05ED" w14:textId="54DF3F38" w:rsidTr="002D76E2">
        <w:trPr>
          <w:trHeight w:val="222"/>
        </w:trPr>
        <w:tc>
          <w:tcPr>
            <w:tcW w:w="1785" w:type="dxa"/>
            <w:tcBorders>
              <w:top w:val="single" w:sz="4" w:space="0" w:color="auto"/>
              <w:left w:val="nil"/>
              <w:bottom w:val="nil"/>
              <w:right w:val="nil"/>
            </w:tcBorders>
            <w:shd w:val="clear" w:color="auto" w:fill="auto"/>
            <w:noWrap/>
            <w:hideMark/>
          </w:tcPr>
          <w:p w14:paraId="72E99A82" w14:textId="79EF0C80" w:rsidR="002D76E2" w:rsidRPr="006E7AB0" w:rsidRDefault="002D76E2" w:rsidP="006E7AB0">
            <w:pPr>
              <w:spacing w:after="0" w:line="240" w:lineRule="auto"/>
              <w:rPr>
                <w:rFonts w:asciiTheme="minorHAnsi" w:hAnsiTheme="minorHAnsi"/>
                <w:color w:val="000000"/>
                <w:sz w:val="20"/>
                <w:szCs w:val="20"/>
                <w:lang w:val="en-US" w:bidi="ar-SA"/>
              </w:rPr>
            </w:pPr>
            <w:r w:rsidRPr="00721CB0">
              <w:rPr>
                <w:rFonts w:asciiTheme="minorHAnsi" w:hAnsiTheme="minorHAnsi"/>
                <w:bCs/>
                <w:iCs/>
                <w:sz w:val="18"/>
                <w:szCs w:val="20"/>
                <w:lang w:val="en-GB"/>
              </w:rPr>
              <w:lastRenderedPageBreak/>
              <w:t>Model</w:t>
            </w:r>
          </w:p>
        </w:tc>
        <w:tc>
          <w:tcPr>
            <w:tcW w:w="1104" w:type="dxa"/>
            <w:tcBorders>
              <w:top w:val="single" w:sz="4" w:space="0" w:color="auto"/>
              <w:left w:val="nil"/>
              <w:bottom w:val="nil"/>
              <w:right w:val="nil"/>
            </w:tcBorders>
            <w:shd w:val="clear" w:color="auto" w:fill="auto"/>
            <w:noWrap/>
            <w:hideMark/>
          </w:tcPr>
          <w:p w14:paraId="06D971DA" w14:textId="62BF8887" w:rsidR="002D76E2" w:rsidRPr="006E7AB0" w:rsidRDefault="002D76E2" w:rsidP="006E7AB0">
            <w:pPr>
              <w:spacing w:after="0" w:line="240" w:lineRule="auto"/>
              <w:jc w:val="center"/>
              <w:rPr>
                <w:rFonts w:asciiTheme="minorHAnsi" w:hAnsiTheme="minorHAnsi"/>
                <w:color w:val="000000"/>
                <w:sz w:val="20"/>
                <w:szCs w:val="20"/>
                <w:lang w:val="en-US" w:bidi="ar-SA"/>
              </w:rPr>
            </w:pPr>
            <w:r w:rsidRPr="00721CB0">
              <w:rPr>
                <w:rFonts w:asciiTheme="minorHAnsi" w:hAnsiTheme="minorHAnsi"/>
                <w:bCs/>
                <w:iCs/>
                <w:sz w:val="18"/>
                <w:szCs w:val="20"/>
                <w:lang w:val="en-GB"/>
              </w:rPr>
              <w:t>257.5</w:t>
            </w:r>
          </w:p>
        </w:tc>
        <w:tc>
          <w:tcPr>
            <w:tcW w:w="913" w:type="dxa"/>
            <w:tcBorders>
              <w:top w:val="single" w:sz="4" w:space="0" w:color="auto"/>
              <w:left w:val="nil"/>
              <w:bottom w:val="nil"/>
              <w:right w:val="nil"/>
            </w:tcBorders>
            <w:shd w:val="clear" w:color="auto" w:fill="auto"/>
            <w:noWrap/>
            <w:hideMark/>
          </w:tcPr>
          <w:p w14:paraId="5EF17F27" w14:textId="68E590F6" w:rsidR="002D76E2" w:rsidRPr="006E7AB0" w:rsidRDefault="002D76E2" w:rsidP="006E7AB0">
            <w:pPr>
              <w:spacing w:after="0" w:line="240" w:lineRule="auto"/>
              <w:jc w:val="center"/>
              <w:rPr>
                <w:rFonts w:asciiTheme="minorHAnsi" w:hAnsiTheme="minorHAnsi"/>
                <w:color w:val="000000"/>
                <w:sz w:val="20"/>
                <w:szCs w:val="20"/>
                <w:lang w:val="en-US" w:bidi="ar-SA"/>
              </w:rPr>
            </w:pPr>
            <w:r w:rsidRPr="00721CB0">
              <w:rPr>
                <w:rFonts w:asciiTheme="minorHAnsi" w:hAnsiTheme="minorHAnsi"/>
                <w:bCs/>
                <w:iCs/>
                <w:sz w:val="18"/>
                <w:szCs w:val="20"/>
                <w:lang w:val="en-GB"/>
              </w:rPr>
              <w:t>27</w:t>
            </w:r>
          </w:p>
        </w:tc>
        <w:tc>
          <w:tcPr>
            <w:tcW w:w="970" w:type="dxa"/>
            <w:tcBorders>
              <w:top w:val="single" w:sz="4" w:space="0" w:color="auto"/>
              <w:left w:val="nil"/>
              <w:bottom w:val="nil"/>
              <w:right w:val="nil"/>
            </w:tcBorders>
            <w:shd w:val="clear" w:color="auto" w:fill="auto"/>
            <w:noWrap/>
            <w:hideMark/>
          </w:tcPr>
          <w:p w14:paraId="71A7D587" w14:textId="49F7191D" w:rsidR="002D76E2" w:rsidRPr="006E7AB0" w:rsidRDefault="002D76E2" w:rsidP="006E7AB0">
            <w:pPr>
              <w:spacing w:after="0" w:line="240" w:lineRule="auto"/>
              <w:jc w:val="center"/>
              <w:rPr>
                <w:rFonts w:asciiTheme="minorHAnsi" w:hAnsiTheme="minorHAnsi"/>
                <w:color w:val="000000"/>
                <w:sz w:val="20"/>
                <w:szCs w:val="20"/>
                <w:lang w:val="en-US" w:bidi="ar-SA"/>
              </w:rPr>
            </w:pPr>
            <w:r w:rsidRPr="00721CB0">
              <w:rPr>
                <w:rFonts w:asciiTheme="minorHAnsi" w:hAnsiTheme="minorHAnsi"/>
                <w:bCs/>
                <w:iCs/>
                <w:sz w:val="18"/>
                <w:szCs w:val="20"/>
                <w:lang w:val="en-GB"/>
              </w:rPr>
              <w:t>9.5</w:t>
            </w:r>
          </w:p>
        </w:tc>
        <w:tc>
          <w:tcPr>
            <w:tcW w:w="1242" w:type="dxa"/>
            <w:tcBorders>
              <w:top w:val="single" w:sz="4" w:space="0" w:color="auto"/>
              <w:left w:val="nil"/>
              <w:bottom w:val="nil"/>
              <w:right w:val="nil"/>
            </w:tcBorders>
            <w:shd w:val="clear" w:color="auto" w:fill="auto"/>
            <w:noWrap/>
            <w:hideMark/>
          </w:tcPr>
          <w:p w14:paraId="4EB79E7E" w14:textId="278B4F05" w:rsidR="002D76E2" w:rsidRPr="006E7AB0" w:rsidRDefault="002D76E2" w:rsidP="002D76E2">
            <w:pPr>
              <w:spacing w:after="0" w:line="240" w:lineRule="auto"/>
              <w:rPr>
                <w:rFonts w:asciiTheme="minorHAnsi" w:hAnsiTheme="minorHAnsi"/>
                <w:color w:val="000000"/>
                <w:sz w:val="20"/>
                <w:szCs w:val="20"/>
                <w:lang w:val="en-US" w:bidi="ar-SA"/>
              </w:rPr>
            </w:pPr>
            <w:r w:rsidRPr="00721CB0">
              <w:rPr>
                <w:b/>
                <w:sz w:val="18"/>
                <w:szCs w:val="20"/>
              </w:rPr>
              <w:t>F (27,396)</w:t>
            </w:r>
          </w:p>
        </w:tc>
        <w:tc>
          <w:tcPr>
            <w:tcW w:w="1055" w:type="dxa"/>
            <w:tcBorders>
              <w:top w:val="single" w:sz="4" w:space="0" w:color="auto"/>
              <w:left w:val="nil"/>
              <w:bottom w:val="nil"/>
              <w:right w:val="nil"/>
            </w:tcBorders>
            <w:shd w:val="clear" w:color="auto" w:fill="auto"/>
            <w:noWrap/>
            <w:hideMark/>
          </w:tcPr>
          <w:p w14:paraId="75482AC0" w14:textId="2663325C" w:rsidR="002D76E2" w:rsidRPr="006E7AB0" w:rsidRDefault="002D76E2" w:rsidP="002D76E2">
            <w:pPr>
              <w:spacing w:after="0" w:line="240" w:lineRule="auto"/>
              <w:rPr>
                <w:rFonts w:asciiTheme="minorHAnsi" w:hAnsiTheme="minorHAnsi"/>
                <w:color w:val="000000"/>
                <w:sz w:val="20"/>
                <w:szCs w:val="20"/>
                <w:lang w:val="en-US" w:bidi="ar-SA"/>
              </w:rPr>
            </w:pPr>
            <w:r w:rsidRPr="00721CB0">
              <w:rPr>
                <w:sz w:val="18"/>
                <w:szCs w:val="20"/>
              </w:rPr>
              <w:t>=</w:t>
            </w:r>
          </w:p>
        </w:tc>
        <w:tc>
          <w:tcPr>
            <w:tcW w:w="1406" w:type="dxa"/>
            <w:tcBorders>
              <w:top w:val="single" w:sz="4" w:space="0" w:color="auto"/>
              <w:left w:val="nil"/>
              <w:bottom w:val="nil"/>
              <w:right w:val="nil"/>
            </w:tcBorders>
          </w:tcPr>
          <w:p w14:paraId="13893198" w14:textId="468FA819" w:rsidR="002D76E2" w:rsidRPr="006E7AB0" w:rsidRDefault="002D76E2" w:rsidP="002D76E2">
            <w:pPr>
              <w:spacing w:after="0" w:line="240" w:lineRule="auto"/>
              <w:rPr>
                <w:rFonts w:asciiTheme="minorHAnsi" w:hAnsiTheme="minorHAnsi"/>
                <w:color w:val="000000"/>
                <w:sz w:val="20"/>
                <w:szCs w:val="20"/>
                <w:lang w:val="en-US" w:bidi="ar-SA"/>
              </w:rPr>
            </w:pPr>
            <w:r w:rsidRPr="00721CB0">
              <w:rPr>
                <w:sz w:val="18"/>
                <w:szCs w:val="20"/>
              </w:rPr>
              <w:t>13.77</w:t>
            </w:r>
          </w:p>
        </w:tc>
      </w:tr>
      <w:tr w:rsidR="002D76E2" w:rsidRPr="006E7AB0" w14:paraId="2405267B" w14:textId="11405D6D" w:rsidTr="002D76E2">
        <w:trPr>
          <w:trHeight w:val="222"/>
        </w:trPr>
        <w:tc>
          <w:tcPr>
            <w:tcW w:w="1785" w:type="dxa"/>
            <w:tcBorders>
              <w:top w:val="nil"/>
              <w:left w:val="nil"/>
              <w:bottom w:val="nil"/>
              <w:right w:val="nil"/>
            </w:tcBorders>
            <w:shd w:val="clear" w:color="auto" w:fill="auto"/>
            <w:noWrap/>
            <w:hideMark/>
          </w:tcPr>
          <w:p w14:paraId="5EF950CD" w14:textId="10309529" w:rsidR="002D76E2" w:rsidRPr="006E7AB0" w:rsidRDefault="002D76E2" w:rsidP="006E7AB0">
            <w:pPr>
              <w:spacing w:after="0" w:line="240" w:lineRule="auto"/>
              <w:rPr>
                <w:rFonts w:asciiTheme="minorHAnsi" w:hAnsiTheme="minorHAnsi"/>
                <w:color w:val="000000"/>
                <w:sz w:val="20"/>
                <w:szCs w:val="20"/>
                <w:lang w:val="en-US" w:bidi="ar-SA"/>
              </w:rPr>
            </w:pPr>
            <w:r w:rsidRPr="00721CB0">
              <w:rPr>
                <w:rFonts w:asciiTheme="minorHAnsi" w:hAnsiTheme="minorHAnsi"/>
                <w:bCs/>
                <w:iCs/>
                <w:sz w:val="18"/>
                <w:szCs w:val="20"/>
                <w:lang w:val="en-GB"/>
              </w:rPr>
              <w:t>Residual</w:t>
            </w:r>
          </w:p>
        </w:tc>
        <w:tc>
          <w:tcPr>
            <w:tcW w:w="1104" w:type="dxa"/>
            <w:tcBorders>
              <w:top w:val="nil"/>
              <w:left w:val="nil"/>
              <w:bottom w:val="nil"/>
              <w:right w:val="nil"/>
            </w:tcBorders>
            <w:shd w:val="clear" w:color="auto" w:fill="auto"/>
            <w:noWrap/>
            <w:hideMark/>
          </w:tcPr>
          <w:p w14:paraId="1D9DC47B" w14:textId="32D703B6" w:rsidR="002D76E2" w:rsidRPr="006E7AB0" w:rsidRDefault="002D76E2" w:rsidP="006E7AB0">
            <w:pPr>
              <w:spacing w:after="0" w:line="240" w:lineRule="auto"/>
              <w:jc w:val="center"/>
              <w:rPr>
                <w:rFonts w:asciiTheme="minorHAnsi" w:hAnsiTheme="minorHAnsi"/>
                <w:color w:val="000000"/>
                <w:sz w:val="20"/>
                <w:szCs w:val="20"/>
                <w:lang w:val="en-US" w:bidi="ar-SA"/>
              </w:rPr>
            </w:pPr>
            <w:r w:rsidRPr="00721CB0">
              <w:rPr>
                <w:rFonts w:asciiTheme="minorHAnsi" w:hAnsiTheme="minorHAnsi"/>
                <w:bCs/>
                <w:iCs/>
                <w:sz w:val="18"/>
                <w:szCs w:val="20"/>
                <w:lang w:val="en-GB"/>
              </w:rPr>
              <w:t>274.3</w:t>
            </w:r>
          </w:p>
        </w:tc>
        <w:tc>
          <w:tcPr>
            <w:tcW w:w="913" w:type="dxa"/>
            <w:tcBorders>
              <w:top w:val="nil"/>
              <w:left w:val="nil"/>
              <w:bottom w:val="nil"/>
              <w:right w:val="nil"/>
            </w:tcBorders>
            <w:shd w:val="clear" w:color="auto" w:fill="auto"/>
            <w:noWrap/>
            <w:hideMark/>
          </w:tcPr>
          <w:p w14:paraId="48876DC3" w14:textId="7DB63155" w:rsidR="002D76E2" w:rsidRPr="006E7AB0" w:rsidRDefault="002D76E2" w:rsidP="006E7AB0">
            <w:pPr>
              <w:spacing w:after="0" w:line="240" w:lineRule="auto"/>
              <w:jc w:val="center"/>
              <w:rPr>
                <w:rFonts w:asciiTheme="minorHAnsi" w:hAnsiTheme="minorHAnsi"/>
                <w:color w:val="000000"/>
                <w:sz w:val="20"/>
                <w:szCs w:val="20"/>
                <w:lang w:val="en-US" w:bidi="ar-SA"/>
              </w:rPr>
            </w:pPr>
            <w:r w:rsidRPr="00721CB0">
              <w:rPr>
                <w:rFonts w:asciiTheme="minorHAnsi" w:hAnsiTheme="minorHAnsi"/>
                <w:bCs/>
                <w:iCs/>
                <w:sz w:val="18"/>
                <w:szCs w:val="20"/>
                <w:lang w:val="en-GB"/>
              </w:rPr>
              <w:t>396</w:t>
            </w:r>
          </w:p>
        </w:tc>
        <w:tc>
          <w:tcPr>
            <w:tcW w:w="970" w:type="dxa"/>
            <w:tcBorders>
              <w:top w:val="nil"/>
              <w:left w:val="nil"/>
              <w:bottom w:val="nil"/>
              <w:right w:val="nil"/>
            </w:tcBorders>
            <w:shd w:val="clear" w:color="auto" w:fill="auto"/>
            <w:noWrap/>
            <w:hideMark/>
          </w:tcPr>
          <w:p w14:paraId="0E8AABD5" w14:textId="518F9060" w:rsidR="002D76E2" w:rsidRPr="006E7AB0" w:rsidRDefault="002D76E2" w:rsidP="006E7AB0">
            <w:pPr>
              <w:spacing w:after="0" w:line="240" w:lineRule="auto"/>
              <w:jc w:val="center"/>
              <w:rPr>
                <w:rFonts w:asciiTheme="minorHAnsi" w:hAnsiTheme="minorHAnsi"/>
                <w:color w:val="000000"/>
                <w:sz w:val="20"/>
                <w:szCs w:val="20"/>
                <w:lang w:val="en-US" w:bidi="ar-SA"/>
              </w:rPr>
            </w:pPr>
            <w:r w:rsidRPr="00721CB0">
              <w:rPr>
                <w:rFonts w:asciiTheme="minorHAnsi" w:hAnsiTheme="minorHAnsi"/>
                <w:bCs/>
                <w:iCs/>
                <w:sz w:val="18"/>
                <w:szCs w:val="20"/>
                <w:lang w:val="en-GB"/>
              </w:rPr>
              <w:t>0.7</w:t>
            </w:r>
          </w:p>
        </w:tc>
        <w:tc>
          <w:tcPr>
            <w:tcW w:w="1242" w:type="dxa"/>
            <w:tcBorders>
              <w:top w:val="nil"/>
              <w:left w:val="nil"/>
              <w:bottom w:val="nil"/>
              <w:right w:val="nil"/>
            </w:tcBorders>
            <w:shd w:val="clear" w:color="auto" w:fill="auto"/>
            <w:noWrap/>
            <w:hideMark/>
          </w:tcPr>
          <w:p w14:paraId="78EEC39F" w14:textId="0BA28E84" w:rsidR="002D76E2" w:rsidRPr="006E7AB0" w:rsidRDefault="002D76E2" w:rsidP="002D76E2">
            <w:pPr>
              <w:spacing w:after="0" w:line="240" w:lineRule="auto"/>
              <w:rPr>
                <w:rFonts w:asciiTheme="minorHAnsi" w:hAnsiTheme="minorHAnsi"/>
                <w:color w:val="000000"/>
                <w:sz w:val="20"/>
                <w:szCs w:val="20"/>
                <w:lang w:val="en-US" w:bidi="ar-SA"/>
              </w:rPr>
            </w:pPr>
            <w:r w:rsidRPr="00721CB0">
              <w:rPr>
                <w:b/>
                <w:sz w:val="18"/>
                <w:szCs w:val="20"/>
              </w:rPr>
              <w:t>Prob&gt;F</w:t>
            </w:r>
          </w:p>
        </w:tc>
        <w:tc>
          <w:tcPr>
            <w:tcW w:w="1055" w:type="dxa"/>
            <w:tcBorders>
              <w:top w:val="nil"/>
              <w:left w:val="nil"/>
              <w:bottom w:val="nil"/>
              <w:right w:val="nil"/>
            </w:tcBorders>
            <w:shd w:val="clear" w:color="auto" w:fill="auto"/>
            <w:noWrap/>
            <w:hideMark/>
          </w:tcPr>
          <w:p w14:paraId="7AD3A245" w14:textId="7642170C" w:rsidR="002D76E2" w:rsidRPr="006E7AB0" w:rsidRDefault="002D76E2" w:rsidP="002D76E2">
            <w:pPr>
              <w:spacing w:after="0" w:line="240" w:lineRule="auto"/>
              <w:rPr>
                <w:rFonts w:asciiTheme="minorHAnsi" w:hAnsiTheme="minorHAnsi"/>
                <w:color w:val="000000"/>
                <w:sz w:val="20"/>
                <w:szCs w:val="20"/>
                <w:lang w:val="en-US" w:bidi="ar-SA"/>
              </w:rPr>
            </w:pPr>
            <w:r w:rsidRPr="00721CB0">
              <w:rPr>
                <w:sz w:val="18"/>
                <w:szCs w:val="20"/>
              </w:rPr>
              <w:t>=</w:t>
            </w:r>
          </w:p>
        </w:tc>
        <w:tc>
          <w:tcPr>
            <w:tcW w:w="1406" w:type="dxa"/>
            <w:tcBorders>
              <w:top w:val="nil"/>
              <w:left w:val="nil"/>
              <w:bottom w:val="nil"/>
              <w:right w:val="nil"/>
            </w:tcBorders>
          </w:tcPr>
          <w:p w14:paraId="6D4CE3D4" w14:textId="607B10EF" w:rsidR="002D76E2" w:rsidRPr="006E7AB0" w:rsidRDefault="002D76E2" w:rsidP="002D76E2">
            <w:pPr>
              <w:spacing w:after="0" w:line="240" w:lineRule="auto"/>
              <w:rPr>
                <w:rFonts w:asciiTheme="minorHAnsi" w:hAnsiTheme="minorHAnsi"/>
                <w:color w:val="000000"/>
                <w:sz w:val="20"/>
                <w:szCs w:val="20"/>
                <w:lang w:val="en-US" w:bidi="ar-SA"/>
              </w:rPr>
            </w:pPr>
            <w:r w:rsidRPr="00721CB0">
              <w:rPr>
                <w:sz w:val="18"/>
                <w:szCs w:val="20"/>
              </w:rPr>
              <w:t>0.00</w:t>
            </w:r>
          </w:p>
        </w:tc>
      </w:tr>
      <w:tr w:rsidR="002D76E2" w:rsidRPr="006E7AB0" w14:paraId="6796AD08" w14:textId="39CD35ED" w:rsidTr="002D76E2">
        <w:trPr>
          <w:trHeight w:val="222"/>
        </w:trPr>
        <w:tc>
          <w:tcPr>
            <w:tcW w:w="1785" w:type="dxa"/>
            <w:tcBorders>
              <w:top w:val="nil"/>
              <w:left w:val="nil"/>
              <w:bottom w:val="single" w:sz="4" w:space="0" w:color="auto"/>
              <w:right w:val="nil"/>
            </w:tcBorders>
            <w:shd w:val="clear" w:color="auto" w:fill="auto"/>
            <w:noWrap/>
            <w:hideMark/>
          </w:tcPr>
          <w:p w14:paraId="74A2086F" w14:textId="016238A1" w:rsidR="002D76E2" w:rsidRPr="006E7AB0" w:rsidRDefault="002D76E2" w:rsidP="006E7AB0">
            <w:pPr>
              <w:spacing w:after="0" w:line="240" w:lineRule="auto"/>
              <w:rPr>
                <w:rFonts w:asciiTheme="minorHAnsi" w:hAnsiTheme="minorHAnsi"/>
                <w:color w:val="000000"/>
                <w:sz w:val="20"/>
                <w:szCs w:val="20"/>
                <w:lang w:val="en-US" w:bidi="ar-SA"/>
              </w:rPr>
            </w:pPr>
            <w:r w:rsidRPr="00721CB0">
              <w:rPr>
                <w:rFonts w:asciiTheme="minorHAnsi" w:hAnsiTheme="minorHAnsi"/>
                <w:bCs/>
                <w:iCs/>
                <w:sz w:val="18"/>
                <w:szCs w:val="20"/>
                <w:lang w:val="en-GB"/>
              </w:rPr>
              <w:t>Total</w:t>
            </w:r>
          </w:p>
        </w:tc>
        <w:tc>
          <w:tcPr>
            <w:tcW w:w="1104" w:type="dxa"/>
            <w:tcBorders>
              <w:top w:val="nil"/>
              <w:left w:val="nil"/>
              <w:bottom w:val="single" w:sz="4" w:space="0" w:color="auto"/>
              <w:right w:val="nil"/>
            </w:tcBorders>
            <w:shd w:val="clear" w:color="auto" w:fill="auto"/>
            <w:noWrap/>
            <w:hideMark/>
          </w:tcPr>
          <w:p w14:paraId="072A7CAB" w14:textId="30233242" w:rsidR="002D76E2" w:rsidRPr="006E7AB0" w:rsidRDefault="002D76E2" w:rsidP="006E7AB0">
            <w:pPr>
              <w:spacing w:after="0" w:line="240" w:lineRule="auto"/>
              <w:jc w:val="center"/>
              <w:rPr>
                <w:rFonts w:asciiTheme="minorHAnsi" w:hAnsiTheme="minorHAnsi"/>
                <w:color w:val="000000"/>
                <w:sz w:val="20"/>
                <w:szCs w:val="20"/>
                <w:lang w:val="en-US" w:bidi="ar-SA"/>
              </w:rPr>
            </w:pPr>
            <w:r w:rsidRPr="00721CB0">
              <w:rPr>
                <w:rFonts w:asciiTheme="minorHAnsi" w:hAnsiTheme="minorHAnsi"/>
                <w:bCs/>
                <w:iCs/>
                <w:sz w:val="18"/>
                <w:szCs w:val="20"/>
                <w:lang w:val="en-GB"/>
              </w:rPr>
              <w:t>531.9</w:t>
            </w:r>
          </w:p>
        </w:tc>
        <w:tc>
          <w:tcPr>
            <w:tcW w:w="913" w:type="dxa"/>
            <w:tcBorders>
              <w:top w:val="nil"/>
              <w:left w:val="nil"/>
              <w:bottom w:val="single" w:sz="4" w:space="0" w:color="auto"/>
              <w:right w:val="nil"/>
            </w:tcBorders>
            <w:shd w:val="clear" w:color="auto" w:fill="auto"/>
            <w:noWrap/>
            <w:hideMark/>
          </w:tcPr>
          <w:p w14:paraId="03FD66CB" w14:textId="514BE98A" w:rsidR="002D76E2" w:rsidRPr="006E7AB0" w:rsidRDefault="002D76E2" w:rsidP="006E7AB0">
            <w:pPr>
              <w:spacing w:after="0" w:line="240" w:lineRule="auto"/>
              <w:jc w:val="center"/>
              <w:rPr>
                <w:rFonts w:asciiTheme="minorHAnsi" w:hAnsiTheme="minorHAnsi"/>
                <w:color w:val="000000"/>
                <w:sz w:val="20"/>
                <w:szCs w:val="20"/>
                <w:lang w:val="en-US" w:bidi="ar-SA"/>
              </w:rPr>
            </w:pPr>
            <w:r w:rsidRPr="00721CB0">
              <w:rPr>
                <w:rFonts w:asciiTheme="minorHAnsi" w:hAnsiTheme="minorHAnsi"/>
                <w:bCs/>
                <w:iCs/>
                <w:sz w:val="18"/>
                <w:szCs w:val="20"/>
                <w:lang w:val="en-GB"/>
              </w:rPr>
              <w:t>423</w:t>
            </w:r>
          </w:p>
        </w:tc>
        <w:tc>
          <w:tcPr>
            <w:tcW w:w="970" w:type="dxa"/>
            <w:tcBorders>
              <w:top w:val="nil"/>
              <w:left w:val="nil"/>
              <w:bottom w:val="single" w:sz="4" w:space="0" w:color="auto"/>
              <w:right w:val="nil"/>
            </w:tcBorders>
            <w:shd w:val="clear" w:color="auto" w:fill="auto"/>
            <w:noWrap/>
            <w:hideMark/>
          </w:tcPr>
          <w:p w14:paraId="2B5D35D7" w14:textId="684B371F" w:rsidR="002D76E2" w:rsidRPr="006E7AB0" w:rsidRDefault="002D76E2" w:rsidP="006E7AB0">
            <w:pPr>
              <w:spacing w:after="0" w:line="240" w:lineRule="auto"/>
              <w:jc w:val="center"/>
              <w:rPr>
                <w:rFonts w:asciiTheme="minorHAnsi" w:hAnsiTheme="minorHAnsi"/>
                <w:color w:val="000000"/>
                <w:sz w:val="20"/>
                <w:szCs w:val="20"/>
                <w:lang w:val="en-US" w:bidi="ar-SA"/>
              </w:rPr>
            </w:pPr>
            <w:r w:rsidRPr="00721CB0">
              <w:rPr>
                <w:rFonts w:asciiTheme="minorHAnsi" w:hAnsiTheme="minorHAnsi"/>
                <w:bCs/>
                <w:iCs/>
                <w:sz w:val="18"/>
                <w:szCs w:val="20"/>
                <w:lang w:val="en-GB"/>
              </w:rPr>
              <w:t>1.3</w:t>
            </w:r>
          </w:p>
        </w:tc>
        <w:tc>
          <w:tcPr>
            <w:tcW w:w="1242" w:type="dxa"/>
            <w:tcBorders>
              <w:top w:val="nil"/>
              <w:left w:val="nil"/>
              <w:bottom w:val="single" w:sz="4" w:space="0" w:color="auto"/>
              <w:right w:val="nil"/>
            </w:tcBorders>
            <w:shd w:val="clear" w:color="auto" w:fill="auto"/>
            <w:noWrap/>
            <w:hideMark/>
          </w:tcPr>
          <w:p w14:paraId="31E74682" w14:textId="288E9CA5" w:rsidR="002D76E2" w:rsidRPr="006E7AB0" w:rsidRDefault="002D76E2" w:rsidP="002D76E2">
            <w:pPr>
              <w:spacing w:after="0" w:line="240" w:lineRule="auto"/>
              <w:rPr>
                <w:rFonts w:asciiTheme="minorHAnsi" w:hAnsiTheme="minorHAnsi"/>
                <w:color w:val="000000"/>
                <w:sz w:val="20"/>
                <w:szCs w:val="20"/>
                <w:lang w:val="en-US" w:bidi="ar-SA"/>
              </w:rPr>
            </w:pPr>
            <w:r w:rsidRPr="00721CB0">
              <w:rPr>
                <w:b/>
                <w:sz w:val="18"/>
                <w:szCs w:val="20"/>
              </w:rPr>
              <w:t>R</w:t>
            </w:r>
            <w:r w:rsidRPr="00721CB0">
              <w:rPr>
                <w:b/>
                <w:sz w:val="18"/>
                <w:szCs w:val="20"/>
                <w:vertAlign w:val="superscript"/>
              </w:rPr>
              <w:t>2</w:t>
            </w:r>
          </w:p>
        </w:tc>
        <w:tc>
          <w:tcPr>
            <w:tcW w:w="1055" w:type="dxa"/>
            <w:tcBorders>
              <w:top w:val="nil"/>
              <w:left w:val="nil"/>
              <w:bottom w:val="single" w:sz="4" w:space="0" w:color="auto"/>
              <w:right w:val="nil"/>
            </w:tcBorders>
            <w:shd w:val="clear" w:color="auto" w:fill="auto"/>
            <w:noWrap/>
            <w:hideMark/>
          </w:tcPr>
          <w:p w14:paraId="1088B50F" w14:textId="021C2D81" w:rsidR="002D76E2" w:rsidRPr="006E7AB0" w:rsidRDefault="002D76E2" w:rsidP="002D76E2">
            <w:pPr>
              <w:spacing w:after="0" w:line="240" w:lineRule="auto"/>
              <w:rPr>
                <w:rFonts w:asciiTheme="minorHAnsi" w:hAnsiTheme="minorHAnsi"/>
                <w:color w:val="000000"/>
                <w:sz w:val="20"/>
                <w:szCs w:val="20"/>
                <w:lang w:val="en-US" w:bidi="ar-SA"/>
              </w:rPr>
            </w:pPr>
            <w:r w:rsidRPr="00721CB0">
              <w:rPr>
                <w:sz w:val="18"/>
                <w:szCs w:val="20"/>
              </w:rPr>
              <w:t>=</w:t>
            </w:r>
          </w:p>
        </w:tc>
        <w:tc>
          <w:tcPr>
            <w:tcW w:w="1406" w:type="dxa"/>
            <w:tcBorders>
              <w:top w:val="nil"/>
              <w:left w:val="nil"/>
              <w:bottom w:val="single" w:sz="4" w:space="0" w:color="auto"/>
              <w:right w:val="nil"/>
            </w:tcBorders>
          </w:tcPr>
          <w:p w14:paraId="109A8CF5" w14:textId="0E0A4CE3" w:rsidR="002D76E2" w:rsidRPr="006E7AB0" w:rsidRDefault="002D76E2" w:rsidP="002D76E2">
            <w:pPr>
              <w:spacing w:after="0" w:line="240" w:lineRule="auto"/>
              <w:rPr>
                <w:rFonts w:asciiTheme="minorHAnsi" w:hAnsiTheme="minorHAnsi"/>
                <w:color w:val="000000"/>
                <w:sz w:val="20"/>
                <w:szCs w:val="20"/>
                <w:lang w:val="en-US" w:bidi="ar-SA"/>
              </w:rPr>
            </w:pPr>
            <w:r w:rsidRPr="00721CB0">
              <w:rPr>
                <w:sz w:val="18"/>
                <w:szCs w:val="20"/>
              </w:rPr>
              <w:t>0.48</w:t>
            </w:r>
          </w:p>
        </w:tc>
      </w:tr>
      <w:tr w:rsidR="002D76E2" w:rsidRPr="006E7AB0" w14:paraId="30198F56" w14:textId="77777777" w:rsidTr="002D76E2">
        <w:trPr>
          <w:trHeight w:val="222"/>
        </w:trPr>
        <w:tc>
          <w:tcPr>
            <w:tcW w:w="1785" w:type="dxa"/>
            <w:tcBorders>
              <w:top w:val="single" w:sz="4" w:space="0" w:color="auto"/>
              <w:left w:val="nil"/>
              <w:bottom w:val="single" w:sz="4" w:space="0" w:color="auto"/>
              <w:right w:val="nil"/>
            </w:tcBorders>
            <w:shd w:val="clear" w:color="auto" w:fill="auto"/>
            <w:noWrap/>
            <w:vAlign w:val="bottom"/>
          </w:tcPr>
          <w:p w14:paraId="76A63FA6" w14:textId="77777777" w:rsidR="002D76E2" w:rsidRPr="005C41AA" w:rsidRDefault="002D76E2" w:rsidP="006E7AB0">
            <w:pPr>
              <w:spacing w:after="0" w:line="240" w:lineRule="auto"/>
              <w:rPr>
                <w:rFonts w:asciiTheme="minorHAnsi" w:hAnsiTheme="minorHAnsi"/>
                <w:b/>
                <w:color w:val="000000"/>
                <w:sz w:val="20"/>
                <w:szCs w:val="20"/>
                <w:lang w:val="en-US" w:bidi="ar-SA"/>
              </w:rPr>
            </w:pPr>
          </w:p>
        </w:tc>
        <w:tc>
          <w:tcPr>
            <w:tcW w:w="1104" w:type="dxa"/>
            <w:tcBorders>
              <w:top w:val="single" w:sz="4" w:space="0" w:color="auto"/>
              <w:left w:val="nil"/>
              <w:bottom w:val="single" w:sz="4" w:space="0" w:color="auto"/>
              <w:right w:val="nil"/>
            </w:tcBorders>
            <w:shd w:val="clear" w:color="auto" w:fill="auto"/>
            <w:noWrap/>
            <w:vAlign w:val="bottom"/>
          </w:tcPr>
          <w:p w14:paraId="62E4C5FA" w14:textId="77777777" w:rsidR="002D76E2" w:rsidRPr="005C41AA" w:rsidRDefault="002D76E2" w:rsidP="006E7AB0">
            <w:pPr>
              <w:spacing w:after="0" w:line="240" w:lineRule="auto"/>
              <w:jc w:val="center"/>
              <w:rPr>
                <w:rFonts w:asciiTheme="minorHAnsi" w:hAnsiTheme="minorHAnsi"/>
                <w:b/>
                <w:color w:val="000000"/>
                <w:sz w:val="20"/>
                <w:szCs w:val="20"/>
                <w:lang w:val="en-US" w:bidi="ar-SA"/>
              </w:rPr>
            </w:pPr>
          </w:p>
        </w:tc>
        <w:tc>
          <w:tcPr>
            <w:tcW w:w="913" w:type="dxa"/>
            <w:tcBorders>
              <w:top w:val="single" w:sz="4" w:space="0" w:color="auto"/>
              <w:left w:val="nil"/>
              <w:bottom w:val="single" w:sz="4" w:space="0" w:color="auto"/>
              <w:right w:val="nil"/>
            </w:tcBorders>
            <w:shd w:val="clear" w:color="auto" w:fill="auto"/>
            <w:noWrap/>
            <w:vAlign w:val="bottom"/>
          </w:tcPr>
          <w:p w14:paraId="7D8BFFA1" w14:textId="77777777" w:rsidR="002D76E2" w:rsidRPr="005C41AA" w:rsidRDefault="002D76E2" w:rsidP="006E7AB0">
            <w:pPr>
              <w:spacing w:after="0" w:line="240" w:lineRule="auto"/>
              <w:jc w:val="center"/>
              <w:rPr>
                <w:rFonts w:asciiTheme="minorHAnsi" w:hAnsiTheme="minorHAnsi"/>
                <w:b/>
                <w:color w:val="000000"/>
                <w:sz w:val="20"/>
                <w:szCs w:val="20"/>
                <w:lang w:val="en-US" w:bidi="ar-SA"/>
              </w:rPr>
            </w:pPr>
          </w:p>
        </w:tc>
        <w:tc>
          <w:tcPr>
            <w:tcW w:w="970" w:type="dxa"/>
            <w:tcBorders>
              <w:top w:val="single" w:sz="4" w:space="0" w:color="auto"/>
              <w:left w:val="nil"/>
              <w:bottom w:val="single" w:sz="4" w:space="0" w:color="auto"/>
              <w:right w:val="nil"/>
            </w:tcBorders>
            <w:shd w:val="clear" w:color="auto" w:fill="auto"/>
            <w:noWrap/>
            <w:vAlign w:val="bottom"/>
          </w:tcPr>
          <w:p w14:paraId="7EDAAE55" w14:textId="77777777" w:rsidR="002D76E2" w:rsidRPr="005C41AA" w:rsidRDefault="002D76E2" w:rsidP="006E7AB0">
            <w:pPr>
              <w:spacing w:after="0" w:line="240" w:lineRule="auto"/>
              <w:jc w:val="center"/>
              <w:rPr>
                <w:rFonts w:asciiTheme="minorHAnsi" w:hAnsiTheme="minorHAnsi"/>
                <w:b/>
                <w:color w:val="000000"/>
                <w:sz w:val="20"/>
                <w:szCs w:val="20"/>
                <w:lang w:val="en-US" w:bidi="ar-SA"/>
              </w:rPr>
            </w:pPr>
          </w:p>
        </w:tc>
        <w:tc>
          <w:tcPr>
            <w:tcW w:w="1242" w:type="dxa"/>
            <w:tcBorders>
              <w:top w:val="single" w:sz="4" w:space="0" w:color="auto"/>
              <w:left w:val="nil"/>
              <w:bottom w:val="single" w:sz="4" w:space="0" w:color="auto"/>
              <w:right w:val="nil"/>
            </w:tcBorders>
            <w:shd w:val="clear" w:color="auto" w:fill="auto"/>
            <w:noWrap/>
            <w:vAlign w:val="bottom"/>
          </w:tcPr>
          <w:p w14:paraId="265EF3FB" w14:textId="77777777" w:rsidR="002D76E2" w:rsidRPr="005C41AA" w:rsidRDefault="002D76E2" w:rsidP="006E7AB0">
            <w:pPr>
              <w:spacing w:after="0" w:line="240" w:lineRule="auto"/>
              <w:jc w:val="center"/>
              <w:rPr>
                <w:rFonts w:asciiTheme="minorHAnsi" w:hAnsiTheme="minorHAnsi"/>
                <w:b/>
                <w:color w:val="000000"/>
                <w:sz w:val="20"/>
                <w:szCs w:val="20"/>
                <w:lang w:val="en-US" w:bidi="ar-SA"/>
              </w:rPr>
            </w:pPr>
          </w:p>
        </w:tc>
        <w:tc>
          <w:tcPr>
            <w:tcW w:w="1055" w:type="dxa"/>
            <w:tcBorders>
              <w:top w:val="single" w:sz="4" w:space="0" w:color="auto"/>
              <w:left w:val="nil"/>
              <w:bottom w:val="single" w:sz="4" w:space="0" w:color="auto"/>
              <w:right w:val="nil"/>
            </w:tcBorders>
            <w:shd w:val="clear" w:color="auto" w:fill="auto"/>
            <w:noWrap/>
            <w:vAlign w:val="bottom"/>
          </w:tcPr>
          <w:p w14:paraId="23C2BCD3" w14:textId="77777777" w:rsidR="002D76E2" w:rsidRPr="005C41AA" w:rsidRDefault="002D76E2" w:rsidP="006E7AB0">
            <w:pPr>
              <w:spacing w:after="0" w:line="240" w:lineRule="auto"/>
              <w:jc w:val="center"/>
              <w:rPr>
                <w:rFonts w:asciiTheme="minorHAnsi" w:hAnsiTheme="minorHAnsi"/>
                <w:b/>
                <w:color w:val="000000"/>
                <w:sz w:val="20"/>
                <w:szCs w:val="20"/>
                <w:lang w:val="en-US" w:bidi="ar-SA"/>
              </w:rPr>
            </w:pPr>
          </w:p>
        </w:tc>
        <w:tc>
          <w:tcPr>
            <w:tcW w:w="1406" w:type="dxa"/>
            <w:tcBorders>
              <w:top w:val="single" w:sz="4" w:space="0" w:color="auto"/>
              <w:left w:val="nil"/>
              <w:bottom w:val="single" w:sz="4" w:space="0" w:color="auto"/>
              <w:right w:val="nil"/>
            </w:tcBorders>
          </w:tcPr>
          <w:p w14:paraId="00D2BFED" w14:textId="77777777" w:rsidR="002D76E2" w:rsidRPr="005C41AA" w:rsidRDefault="002D76E2" w:rsidP="002D76E2">
            <w:pPr>
              <w:spacing w:after="0" w:line="240" w:lineRule="auto"/>
              <w:rPr>
                <w:rFonts w:asciiTheme="minorHAnsi" w:hAnsiTheme="minorHAnsi"/>
                <w:b/>
                <w:color w:val="000000"/>
                <w:sz w:val="20"/>
                <w:szCs w:val="20"/>
                <w:lang w:val="en-US" w:bidi="ar-SA"/>
              </w:rPr>
            </w:pPr>
          </w:p>
        </w:tc>
      </w:tr>
      <w:tr w:rsidR="002D76E2" w:rsidRPr="006E7AB0" w14:paraId="4CB0EDEC" w14:textId="141E4DE7" w:rsidTr="002D76E2">
        <w:trPr>
          <w:trHeight w:val="222"/>
        </w:trPr>
        <w:tc>
          <w:tcPr>
            <w:tcW w:w="1785" w:type="dxa"/>
            <w:tcBorders>
              <w:top w:val="single" w:sz="4" w:space="0" w:color="auto"/>
              <w:left w:val="nil"/>
              <w:bottom w:val="single" w:sz="4" w:space="0" w:color="auto"/>
              <w:right w:val="nil"/>
            </w:tcBorders>
            <w:shd w:val="clear" w:color="auto" w:fill="auto"/>
            <w:noWrap/>
            <w:vAlign w:val="bottom"/>
            <w:hideMark/>
          </w:tcPr>
          <w:p w14:paraId="1A78E8AC" w14:textId="35B9E38C" w:rsidR="002D76E2" w:rsidRPr="006E7AB0" w:rsidRDefault="002D76E2" w:rsidP="006E7AB0">
            <w:pPr>
              <w:spacing w:after="0" w:line="240" w:lineRule="auto"/>
              <w:rPr>
                <w:rFonts w:asciiTheme="minorHAnsi" w:hAnsiTheme="minorHAnsi"/>
                <w:color w:val="000000"/>
                <w:sz w:val="20"/>
                <w:szCs w:val="20"/>
                <w:lang w:val="en-US" w:bidi="ar-SA"/>
              </w:rPr>
            </w:pPr>
            <w:proofErr w:type="spellStart"/>
            <w:r w:rsidRPr="005C41AA">
              <w:rPr>
                <w:rFonts w:asciiTheme="minorHAnsi" w:hAnsiTheme="minorHAnsi"/>
                <w:b/>
                <w:color w:val="000000"/>
                <w:sz w:val="20"/>
                <w:szCs w:val="20"/>
                <w:lang w:val="en-US" w:bidi="ar-SA"/>
              </w:rPr>
              <w:t>log_totcst</w:t>
            </w:r>
            <w:proofErr w:type="spellEnd"/>
          </w:p>
        </w:tc>
        <w:tc>
          <w:tcPr>
            <w:tcW w:w="1104" w:type="dxa"/>
            <w:tcBorders>
              <w:top w:val="single" w:sz="4" w:space="0" w:color="auto"/>
              <w:left w:val="nil"/>
              <w:bottom w:val="single" w:sz="4" w:space="0" w:color="auto"/>
              <w:right w:val="nil"/>
            </w:tcBorders>
            <w:shd w:val="clear" w:color="auto" w:fill="auto"/>
            <w:noWrap/>
            <w:vAlign w:val="bottom"/>
            <w:hideMark/>
          </w:tcPr>
          <w:p w14:paraId="2B82BD04" w14:textId="375B4E2C" w:rsidR="002D76E2" w:rsidRPr="006E7AB0" w:rsidRDefault="002D76E2" w:rsidP="006E7AB0">
            <w:pPr>
              <w:spacing w:after="0" w:line="240" w:lineRule="auto"/>
              <w:jc w:val="center"/>
              <w:rPr>
                <w:rFonts w:asciiTheme="minorHAnsi" w:hAnsiTheme="minorHAnsi"/>
                <w:color w:val="000000"/>
                <w:sz w:val="20"/>
                <w:szCs w:val="20"/>
                <w:lang w:val="en-US" w:bidi="ar-SA"/>
              </w:rPr>
            </w:pPr>
            <w:proofErr w:type="spellStart"/>
            <w:r w:rsidRPr="005C41AA">
              <w:rPr>
                <w:rFonts w:asciiTheme="minorHAnsi" w:hAnsiTheme="minorHAnsi"/>
                <w:b/>
                <w:color w:val="000000"/>
                <w:sz w:val="20"/>
                <w:szCs w:val="20"/>
                <w:lang w:val="en-US" w:bidi="ar-SA"/>
              </w:rPr>
              <w:t>Coef</w:t>
            </w:r>
            <w:proofErr w:type="spellEnd"/>
          </w:p>
        </w:tc>
        <w:tc>
          <w:tcPr>
            <w:tcW w:w="913" w:type="dxa"/>
            <w:tcBorders>
              <w:top w:val="single" w:sz="4" w:space="0" w:color="auto"/>
              <w:left w:val="nil"/>
              <w:bottom w:val="single" w:sz="4" w:space="0" w:color="auto"/>
              <w:right w:val="nil"/>
            </w:tcBorders>
            <w:shd w:val="clear" w:color="auto" w:fill="auto"/>
            <w:noWrap/>
            <w:vAlign w:val="bottom"/>
            <w:hideMark/>
          </w:tcPr>
          <w:p w14:paraId="519A1493" w14:textId="44D2BF6E" w:rsidR="002D76E2" w:rsidRPr="006E7AB0" w:rsidRDefault="002D76E2" w:rsidP="006E7AB0">
            <w:pPr>
              <w:spacing w:after="0" w:line="240" w:lineRule="auto"/>
              <w:jc w:val="center"/>
              <w:rPr>
                <w:rFonts w:asciiTheme="minorHAnsi" w:hAnsiTheme="minorHAnsi"/>
                <w:color w:val="000000"/>
                <w:sz w:val="20"/>
                <w:szCs w:val="20"/>
                <w:lang w:val="en-US" w:bidi="ar-SA"/>
              </w:rPr>
            </w:pPr>
            <w:r w:rsidRPr="005C41AA">
              <w:rPr>
                <w:rFonts w:asciiTheme="minorHAnsi" w:hAnsiTheme="minorHAnsi"/>
                <w:b/>
                <w:color w:val="000000"/>
                <w:sz w:val="20"/>
                <w:szCs w:val="20"/>
                <w:lang w:val="en-US" w:bidi="ar-SA"/>
              </w:rPr>
              <w:t>t</w:t>
            </w:r>
          </w:p>
        </w:tc>
        <w:tc>
          <w:tcPr>
            <w:tcW w:w="970" w:type="dxa"/>
            <w:tcBorders>
              <w:top w:val="single" w:sz="4" w:space="0" w:color="auto"/>
              <w:left w:val="nil"/>
              <w:bottom w:val="single" w:sz="4" w:space="0" w:color="auto"/>
              <w:right w:val="nil"/>
            </w:tcBorders>
            <w:shd w:val="clear" w:color="auto" w:fill="auto"/>
            <w:noWrap/>
            <w:vAlign w:val="bottom"/>
            <w:hideMark/>
          </w:tcPr>
          <w:p w14:paraId="1F14283E" w14:textId="6406C9CF" w:rsidR="002D76E2" w:rsidRPr="006E7AB0" w:rsidRDefault="002D76E2" w:rsidP="006E7AB0">
            <w:pPr>
              <w:spacing w:after="0" w:line="240" w:lineRule="auto"/>
              <w:jc w:val="center"/>
              <w:rPr>
                <w:rFonts w:asciiTheme="minorHAnsi" w:hAnsiTheme="minorHAnsi"/>
                <w:color w:val="000000"/>
                <w:sz w:val="20"/>
                <w:szCs w:val="20"/>
                <w:lang w:val="en-US" w:bidi="ar-SA"/>
              </w:rPr>
            </w:pPr>
            <w:r w:rsidRPr="005C41AA">
              <w:rPr>
                <w:rFonts w:asciiTheme="minorHAnsi" w:hAnsiTheme="minorHAnsi"/>
                <w:b/>
                <w:color w:val="000000"/>
                <w:sz w:val="20"/>
                <w:szCs w:val="20"/>
                <w:lang w:val="en-US" w:bidi="ar-SA"/>
              </w:rPr>
              <w:t>p-value</w:t>
            </w:r>
          </w:p>
        </w:tc>
        <w:tc>
          <w:tcPr>
            <w:tcW w:w="1242" w:type="dxa"/>
            <w:tcBorders>
              <w:top w:val="single" w:sz="4" w:space="0" w:color="auto"/>
              <w:left w:val="nil"/>
              <w:bottom w:val="single" w:sz="4" w:space="0" w:color="auto"/>
              <w:right w:val="nil"/>
            </w:tcBorders>
            <w:shd w:val="clear" w:color="auto" w:fill="auto"/>
            <w:noWrap/>
            <w:vAlign w:val="bottom"/>
            <w:hideMark/>
          </w:tcPr>
          <w:p w14:paraId="63588805" w14:textId="7378E4C9" w:rsidR="002D76E2" w:rsidRPr="006E7AB0" w:rsidRDefault="002D76E2" w:rsidP="006E7AB0">
            <w:pPr>
              <w:spacing w:after="0" w:line="240" w:lineRule="auto"/>
              <w:jc w:val="center"/>
              <w:rPr>
                <w:rFonts w:asciiTheme="minorHAnsi" w:hAnsiTheme="minorHAnsi"/>
                <w:color w:val="000000"/>
                <w:sz w:val="20"/>
                <w:szCs w:val="20"/>
                <w:lang w:val="en-US" w:bidi="ar-SA"/>
              </w:rPr>
            </w:pPr>
            <w:r w:rsidRPr="005C41AA">
              <w:rPr>
                <w:rFonts w:asciiTheme="minorHAnsi" w:hAnsiTheme="minorHAnsi"/>
                <w:b/>
                <w:color w:val="000000"/>
                <w:sz w:val="20"/>
                <w:szCs w:val="20"/>
                <w:lang w:val="en-US" w:bidi="ar-SA"/>
              </w:rPr>
              <w:t xml:space="preserve">95% </w:t>
            </w:r>
            <w:proofErr w:type="spellStart"/>
            <w:r w:rsidRPr="005C41AA">
              <w:rPr>
                <w:rFonts w:asciiTheme="minorHAnsi" w:hAnsiTheme="minorHAnsi"/>
                <w:b/>
                <w:color w:val="000000"/>
                <w:sz w:val="20"/>
                <w:szCs w:val="20"/>
                <w:lang w:val="en-US" w:bidi="ar-SA"/>
              </w:rPr>
              <w:t>Conf</w:t>
            </w:r>
            <w:proofErr w:type="spellEnd"/>
          </w:p>
        </w:tc>
        <w:tc>
          <w:tcPr>
            <w:tcW w:w="1055" w:type="dxa"/>
            <w:tcBorders>
              <w:top w:val="single" w:sz="4" w:space="0" w:color="auto"/>
              <w:left w:val="nil"/>
              <w:bottom w:val="single" w:sz="4" w:space="0" w:color="auto"/>
              <w:right w:val="nil"/>
            </w:tcBorders>
            <w:shd w:val="clear" w:color="auto" w:fill="auto"/>
            <w:noWrap/>
            <w:vAlign w:val="bottom"/>
            <w:hideMark/>
          </w:tcPr>
          <w:p w14:paraId="56671C2E" w14:textId="7FEDE402" w:rsidR="002D76E2" w:rsidRPr="006E7AB0" w:rsidRDefault="002D76E2" w:rsidP="006E7AB0">
            <w:pPr>
              <w:spacing w:after="0" w:line="240" w:lineRule="auto"/>
              <w:jc w:val="center"/>
              <w:rPr>
                <w:rFonts w:asciiTheme="minorHAnsi" w:hAnsiTheme="minorHAnsi"/>
                <w:color w:val="000000"/>
                <w:sz w:val="20"/>
                <w:szCs w:val="20"/>
                <w:lang w:val="en-US" w:bidi="ar-SA"/>
              </w:rPr>
            </w:pPr>
            <w:r w:rsidRPr="005C41AA">
              <w:rPr>
                <w:rFonts w:asciiTheme="minorHAnsi" w:hAnsiTheme="minorHAnsi"/>
                <w:b/>
                <w:color w:val="000000"/>
                <w:sz w:val="20"/>
                <w:szCs w:val="20"/>
                <w:lang w:val="en-US" w:bidi="ar-SA"/>
              </w:rPr>
              <w:t>Interval</w:t>
            </w:r>
          </w:p>
        </w:tc>
        <w:tc>
          <w:tcPr>
            <w:tcW w:w="1406" w:type="dxa"/>
            <w:tcBorders>
              <w:top w:val="single" w:sz="4" w:space="0" w:color="auto"/>
              <w:left w:val="nil"/>
              <w:bottom w:val="single" w:sz="4" w:space="0" w:color="auto"/>
              <w:right w:val="nil"/>
            </w:tcBorders>
          </w:tcPr>
          <w:p w14:paraId="699F418D" w14:textId="64511DA1" w:rsidR="002D76E2" w:rsidRPr="006E7AB0" w:rsidRDefault="002D76E2" w:rsidP="002D76E2">
            <w:pPr>
              <w:spacing w:after="0" w:line="240" w:lineRule="auto"/>
              <w:jc w:val="center"/>
              <w:rPr>
                <w:rFonts w:asciiTheme="minorHAnsi" w:hAnsiTheme="minorHAnsi"/>
                <w:color w:val="000000"/>
                <w:sz w:val="20"/>
                <w:szCs w:val="20"/>
                <w:lang w:val="en-US" w:bidi="ar-SA"/>
              </w:rPr>
            </w:pPr>
            <w:r w:rsidRPr="005C41AA">
              <w:rPr>
                <w:rFonts w:asciiTheme="minorHAnsi" w:hAnsiTheme="minorHAnsi"/>
                <w:b/>
                <w:color w:val="000000"/>
                <w:sz w:val="20"/>
                <w:szCs w:val="20"/>
                <w:lang w:val="en-US" w:bidi="ar-SA"/>
              </w:rPr>
              <w:t>%</w:t>
            </w:r>
            <w:r>
              <w:rPr>
                <w:rFonts w:asciiTheme="minorHAnsi" w:hAnsiTheme="minorHAnsi"/>
                <w:b/>
                <w:color w:val="000000"/>
                <w:sz w:val="20"/>
                <w:szCs w:val="20"/>
                <w:lang w:val="en-US" w:bidi="ar-SA"/>
              </w:rPr>
              <w:t xml:space="preserve"> Change</w:t>
            </w:r>
          </w:p>
        </w:tc>
      </w:tr>
      <w:tr w:rsidR="002D76E2" w:rsidRPr="006E7AB0" w14:paraId="4A165383" w14:textId="1DA2A5A0" w:rsidTr="002D76E2">
        <w:trPr>
          <w:trHeight w:val="222"/>
        </w:trPr>
        <w:tc>
          <w:tcPr>
            <w:tcW w:w="1785" w:type="dxa"/>
            <w:tcBorders>
              <w:top w:val="single" w:sz="4" w:space="0" w:color="auto"/>
              <w:left w:val="nil"/>
              <w:bottom w:val="nil"/>
              <w:right w:val="nil"/>
            </w:tcBorders>
            <w:shd w:val="clear" w:color="auto" w:fill="auto"/>
            <w:noWrap/>
            <w:vAlign w:val="bottom"/>
            <w:hideMark/>
          </w:tcPr>
          <w:p w14:paraId="3AA44F13" w14:textId="53BDF1B1" w:rsidR="002D76E2" w:rsidRPr="006E7AB0" w:rsidRDefault="002D76E2" w:rsidP="006E7AB0">
            <w:pPr>
              <w:spacing w:after="0" w:line="240" w:lineRule="auto"/>
              <w:rPr>
                <w:rFonts w:asciiTheme="minorHAnsi" w:hAnsiTheme="minorHAnsi"/>
                <w:color w:val="000000"/>
                <w:sz w:val="20"/>
                <w:szCs w:val="20"/>
                <w:lang w:val="en-US" w:bidi="ar-SA"/>
              </w:rPr>
            </w:pPr>
            <w:proofErr w:type="spellStart"/>
            <w:r w:rsidRPr="006E7AB0">
              <w:rPr>
                <w:rFonts w:asciiTheme="minorHAnsi" w:hAnsiTheme="minorHAnsi"/>
                <w:color w:val="000000"/>
                <w:sz w:val="20"/>
                <w:szCs w:val="20"/>
                <w:lang w:val="en-US" w:bidi="ar-SA"/>
              </w:rPr>
              <w:t>pafi</w:t>
            </w:r>
            <w:proofErr w:type="spellEnd"/>
            <w:r w:rsidRPr="006E7AB0">
              <w:rPr>
                <w:rFonts w:asciiTheme="minorHAnsi" w:hAnsiTheme="minorHAnsi"/>
                <w:color w:val="000000"/>
                <w:sz w:val="20"/>
                <w:szCs w:val="20"/>
                <w:lang w:val="en-US" w:bidi="ar-SA"/>
              </w:rPr>
              <w:t xml:space="preserve">  </w:t>
            </w:r>
          </w:p>
        </w:tc>
        <w:tc>
          <w:tcPr>
            <w:tcW w:w="1104" w:type="dxa"/>
            <w:tcBorders>
              <w:top w:val="single" w:sz="4" w:space="0" w:color="auto"/>
              <w:left w:val="nil"/>
              <w:bottom w:val="nil"/>
              <w:right w:val="nil"/>
            </w:tcBorders>
            <w:shd w:val="clear" w:color="auto" w:fill="auto"/>
            <w:noWrap/>
            <w:vAlign w:val="bottom"/>
            <w:hideMark/>
          </w:tcPr>
          <w:p w14:paraId="4C7A6BA9" w14:textId="1A0E56FF" w:rsidR="002D76E2" w:rsidRPr="006E7AB0" w:rsidRDefault="002D76E2" w:rsidP="006E7AB0">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-0.001</w:t>
            </w:r>
          </w:p>
        </w:tc>
        <w:tc>
          <w:tcPr>
            <w:tcW w:w="913" w:type="dxa"/>
            <w:tcBorders>
              <w:top w:val="single" w:sz="4" w:space="0" w:color="auto"/>
              <w:left w:val="nil"/>
              <w:bottom w:val="nil"/>
              <w:right w:val="nil"/>
            </w:tcBorders>
            <w:shd w:val="clear" w:color="auto" w:fill="auto"/>
            <w:noWrap/>
            <w:vAlign w:val="bottom"/>
            <w:hideMark/>
          </w:tcPr>
          <w:p w14:paraId="0F81117B" w14:textId="332C2843" w:rsidR="002D76E2" w:rsidRPr="006E7AB0" w:rsidRDefault="002D76E2" w:rsidP="006E7AB0">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-3.74</w:t>
            </w:r>
          </w:p>
        </w:tc>
        <w:tc>
          <w:tcPr>
            <w:tcW w:w="970" w:type="dxa"/>
            <w:tcBorders>
              <w:top w:val="single" w:sz="4" w:space="0" w:color="auto"/>
              <w:left w:val="nil"/>
              <w:bottom w:val="nil"/>
              <w:right w:val="nil"/>
            </w:tcBorders>
            <w:shd w:val="clear" w:color="auto" w:fill="auto"/>
            <w:noWrap/>
            <w:vAlign w:val="bottom"/>
            <w:hideMark/>
          </w:tcPr>
          <w:p w14:paraId="6588626A" w14:textId="401171F3"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0.00</w:t>
            </w:r>
          </w:p>
        </w:tc>
        <w:tc>
          <w:tcPr>
            <w:tcW w:w="1242" w:type="dxa"/>
            <w:tcBorders>
              <w:top w:val="single" w:sz="4" w:space="0" w:color="auto"/>
              <w:left w:val="nil"/>
              <w:bottom w:val="nil"/>
              <w:right w:val="nil"/>
            </w:tcBorders>
            <w:shd w:val="clear" w:color="auto" w:fill="auto"/>
            <w:noWrap/>
            <w:vAlign w:val="bottom"/>
            <w:hideMark/>
          </w:tcPr>
          <w:p w14:paraId="3C346855" w14:textId="784D486C" w:rsidR="002D76E2" w:rsidRPr="006E7AB0" w:rsidRDefault="002D76E2" w:rsidP="006E7AB0">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-0.002</w:t>
            </w:r>
          </w:p>
        </w:tc>
        <w:tc>
          <w:tcPr>
            <w:tcW w:w="1055" w:type="dxa"/>
            <w:tcBorders>
              <w:top w:val="single" w:sz="4" w:space="0" w:color="auto"/>
              <w:left w:val="nil"/>
              <w:bottom w:val="nil"/>
              <w:right w:val="nil"/>
            </w:tcBorders>
            <w:shd w:val="clear" w:color="auto" w:fill="auto"/>
            <w:noWrap/>
            <w:vAlign w:val="bottom"/>
            <w:hideMark/>
          </w:tcPr>
          <w:p w14:paraId="419346F7" w14:textId="47E04C92" w:rsidR="002D76E2" w:rsidRPr="006E7AB0" w:rsidRDefault="002D76E2" w:rsidP="006E7AB0">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-0.00</w:t>
            </w:r>
          </w:p>
        </w:tc>
        <w:tc>
          <w:tcPr>
            <w:tcW w:w="1406" w:type="dxa"/>
            <w:tcBorders>
              <w:top w:val="single" w:sz="4" w:space="0" w:color="auto"/>
              <w:left w:val="nil"/>
              <w:bottom w:val="nil"/>
              <w:right w:val="nil"/>
            </w:tcBorders>
          </w:tcPr>
          <w:p w14:paraId="03B8B815" w14:textId="3B3844AD" w:rsidR="002D76E2" w:rsidRPr="006E7AB0" w:rsidRDefault="002D76E2" w:rsidP="002D76E2">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-0.1</w:t>
            </w:r>
          </w:p>
        </w:tc>
      </w:tr>
      <w:tr w:rsidR="002D76E2" w:rsidRPr="006E7AB0" w14:paraId="0E94083C" w14:textId="607A9FA5" w:rsidTr="002D76E2">
        <w:trPr>
          <w:trHeight w:val="222"/>
        </w:trPr>
        <w:tc>
          <w:tcPr>
            <w:tcW w:w="1785" w:type="dxa"/>
            <w:tcBorders>
              <w:top w:val="nil"/>
              <w:left w:val="nil"/>
              <w:bottom w:val="nil"/>
              <w:right w:val="nil"/>
            </w:tcBorders>
            <w:shd w:val="clear" w:color="auto" w:fill="auto"/>
            <w:noWrap/>
            <w:vAlign w:val="bottom"/>
            <w:hideMark/>
          </w:tcPr>
          <w:p w14:paraId="558EA400" w14:textId="5C3AA968" w:rsidR="002D76E2" w:rsidRPr="006E7AB0" w:rsidRDefault="002D76E2" w:rsidP="006E7AB0">
            <w:pPr>
              <w:spacing w:after="0" w:line="240" w:lineRule="auto"/>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temp</w:t>
            </w:r>
          </w:p>
        </w:tc>
        <w:tc>
          <w:tcPr>
            <w:tcW w:w="1104" w:type="dxa"/>
            <w:tcBorders>
              <w:top w:val="nil"/>
              <w:left w:val="nil"/>
              <w:bottom w:val="nil"/>
              <w:right w:val="nil"/>
            </w:tcBorders>
            <w:shd w:val="clear" w:color="auto" w:fill="auto"/>
            <w:noWrap/>
            <w:vAlign w:val="bottom"/>
            <w:hideMark/>
          </w:tcPr>
          <w:p w14:paraId="5C3684EA" w14:textId="7D287C09"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0.108</w:t>
            </w:r>
          </w:p>
        </w:tc>
        <w:tc>
          <w:tcPr>
            <w:tcW w:w="913" w:type="dxa"/>
            <w:tcBorders>
              <w:top w:val="nil"/>
              <w:left w:val="nil"/>
              <w:bottom w:val="nil"/>
              <w:right w:val="nil"/>
            </w:tcBorders>
            <w:shd w:val="clear" w:color="auto" w:fill="auto"/>
            <w:noWrap/>
            <w:vAlign w:val="bottom"/>
            <w:hideMark/>
          </w:tcPr>
          <w:p w14:paraId="3295FAF2" w14:textId="3D733E2F"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3.12</w:t>
            </w:r>
          </w:p>
        </w:tc>
        <w:tc>
          <w:tcPr>
            <w:tcW w:w="970" w:type="dxa"/>
            <w:tcBorders>
              <w:top w:val="nil"/>
              <w:left w:val="nil"/>
              <w:bottom w:val="nil"/>
              <w:right w:val="nil"/>
            </w:tcBorders>
            <w:shd w:val="clear" w:color="auto" w:fill="auto"/>
            <w:noWrap/>
            <w:vAlign w:val="bottom"/>
            <w:hideMark/>
          </w:tcPr>
          <w:p w14:paraId="3EC8EC02" w14:textId="7AC88D15"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0.00</w:t>
            </w:r>
          </w:p>
        </w:tc>
        <w:tc>
          <w:tcPr>
            <w:tcW w:w="1242" w:type="dxa"/>
            <w:tcBorders>
              <w:top w:val="nil"/>
              <w:left w:val="nil"/>
              <w:bottom w:val="nil"/>
              <w:right w:val="nil"/>
            </w:tcBorders>
            <w:shd w:val="clear" w:color="auto" w:fill="auto"/>
            <w:noWrap/>
            <w:vAlign w:val="bottom"/>
            <w:hideMark/>
          </w:tcPr>
          <w:p w14:paraId="3D12D740" w14:textId="7FECC4FD"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0.040</w:t>
            </w:r>
          </w:p>
        </w:tc>
        <w:tc>
          <w:tcPr>
            <w:tcW w:w="1055" w:type="dxa"/>
            <w:tcBorders>
              <w:top w:val="nil"/>
              <w:left w:val="nil"/>
              <w:bottom w:val="nil"/>
              <w:right w:val="nil"/>
            </w:tcBorders>
            <w:shd w:val="clear" w:color="auto" w:fill="auto"/>
            <w:noWrap/>
            <w:vAlign w:val="bottom"/>
            <w:hideMark/>
          </w:tcPr>
          <w:p w14:paraId="16D899E1" w14:textId="029BAAAB"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0.176</w:t>
            </w:r>
          </w:p>
        </w:tc>
        <w:tc>
          <w:tcPr>
            <w:tcW w:w="1406" w:type="dxa"/>
            <w:tcBorders>
              <w:top w:val="nil"/>
              <w:left w:val="nil"/>
              <w:bottom w:val="nil"/>
              <w:right w:val="nil"/>
            </w:tcBorders>
          </w:tcPr>
          <w:p w14:paraId="5B4B689D" w14:textId="7D61B65C" w:rsidR="002D76E2" w:rsidRPr="006E7AB0" w:rsidRDefault="002D76E2" w:rsidP="002D76E2">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11.4</w:t>
            </w:r>
          </w:p>
        </w:tc>
      </w:tr>
      <w:tr w:rsidR="002D76E2" w:rsidRPr="006E7AB0" w14:paraId="023271B2" w14:textId="76F9298C" w:rsidTr="002D76E2">
        <w:trPr>
          <w:trHeight w:val="222"/>
        </w:trPr>
        <w:tc>
          <w:tcPr>
            <w:tcW w:w="1785" w:type="dxa"/>
            <w:tcBorders>
              <w:top w:val="nil"/>
              <w:left w:val="nil"/>
              <w:bottom w:val="nil"/>
              <w:right w:val="nil"/>
            </w:tcBorders>
            <w:shd w:val="clear" w:color="auto" w:fill="auto"/>
            <w:noWrap/>
            <w:vAlign w:val="bottom"/>
            <w:hideMark/>
          </w:tcPr>
          <w:p w14:paraId="600CA1D0" w14:textId="7797FAB1" w:rsidR="002D76E2" w:rsidRPr="006E7AB0" w:rsidRDefault="002D76E2" w:rsidP="006E7AB0">
            <w:pPr>
              <w:spacing w:after="0" w:line="240" w:lineRule="auto"/>
              <w:rPr>
                <w:rFonts w:asciiTheme="minorHAnsi" w:hAnsiTheme="minorHAnsi"/>
                <w:color w:val="000000"/>
                <w:sz w:val="20"/>
                <w:szCs w:val="20"/>
                <w:lang w:val="en-US" w:bidi="ar-SA"/>
              </w:rPr>
            </w:pPr>
            <w:proofErr w:type="spellStart"/>
            <w:r w:rsidRPr="006E7AB0">
              <w:rPr>
                <w:rFonts w:asciiTheme="minorHAnsi" w:hAnsiTheme="minorHAnsi"/>
                <w:color w:val="000000"/>
                <w:sz w:val="20"/>
                <w:szCs w:val="20"/>
                <w:lang w:val="en-US" w:bidi="ar-SA"/>
              </w:rPr>
              <w:t>alb</w:t>
            </w:r>
            <w:proofErr w:type="spellEnd"/>
          </w:p>
        </w:tc>
        <w:tc>
          <w:tcPr>
            <w:tcW w:w="1104" w:type="dxa"/>
            <w:tcBorders>
              <w:top w:val="nil"/>
              <w:left w:val="nil"/>
              <w:bottom w:val="nil"/>
              <w:right w:val="nil"/>
            </w:tcBorders>
            <w:shd w:val="clear" w:color="auto" w:fill="auto"/>
            <w:noWrap/>
            <w:vAlign w:val="bottom"/>
            <w:hideMark/>
          </w:tcPr>
          <w:p w14:paraId="5FA8955B" w14:textId="761720AD"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-0.270</w:t>
            </w:r>
          </w:p>
        </w:tc>
        <w:tc>
          <w:tcPr>
            <w:tcW w:w="913" w:type="dxa"/>
            <w:tcBorders>
              <w:top w:val="nil"/>
              <w:left w:val="nil"/>
              <w:bottom w:val="nil"/>
              <w:right w:val="nil"/>
            </w:tcBorders>
            <w:shd w:val="clear" w:color="auto" w:fill="auto"/>
            <w:noWrap/>
            <w:vAlign w:val="bottom"/>
            <w:hideMark/>
          </w:tcPr>
          <w:p w14:paraId="6176BA5E" w14:textId="698524EA"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-4.24</w:t>
            </w:r>
          </w:p>
        </w:tc>
        <w:tc>
          <w:tcPr>
            <w:tcW w:w="970" w:type="dxa"/>
            <w:tcBorders>
              <w:top w:val="nil"/>
              <w:left w:val="nil"/>
              <w:bottom w:val="nil"/>
              <w:right w:val="nil"/>
            </w:tcBorders>
            <w:shd w:val="clear" w:color="auto" w:fill="auto"/>
            <w:noWrap/>
            <w:vAlign w:val="bottom"/>
            <w:hideMark/>
          </w:tcPr>
          <w:p w14:paraId="22D8A116" w14:textId="1C2BFCF3"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0.00</w:t>
            </w:r>
          </w:p>
        </w:tc>
        <w:tc>
          <w:tcPr>
            <w:tcW w:w="1242" w:type="dxa"/>
            <w:tcBorders>
              <w:top w:val="nil"/>
              <w:left w:val="nil"/>
              <w:bottom w:val="nil"/>
              <w:right w:val="nil"/>
            </w:tcBorders>
            <w:shd w:val="clear" w:color="auto" w:fill="auto"/>
            <w:noWrap/>
            <w:vAlign w:val="bottom"/>
            <w:hideMark/>
          </w:tcPr>
          <w:p w14:paraId="6BA882E9" w14:textId="665C2F50"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-0.395</w:t>
            </w:r>
          </w:p>
        </w:tc>
        <w:tc>
          <w:tcPr>
            <w:tcW w:w="1055" w:type="dxa"/>
            <w:tcBorders>
              <w:top w:val="nil"/>
              <w:left w:val="nil"/>
              <w:bottom w:val="nil"/>
              <w:right w:val="nil"/>
            </w:tcBorders>
            <w:shd w:val="clear" w:color="auto" w:fill="auto"/>
            <w:noWrap/>
            <w:vAlign w:val="bottom"/>
            <w:hideMark/>
          </w:tcPr>
          <w:p w14:paraId="3AB30E25" w14:textId="22660513"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-0.145</w:t>
            </w:r>
          </w:p>
        </w:tc>
        <w:tc>
          <w:tcPr>
            <w:tcW w:w="1406" w:type="dxa"/>
            <w:tcBorders>
              <w:top w:val="nil"/>
              <w:left w:val="nil"/>
              <w:bottom w:val="nil"/>
              <w:right w:val="nil"/>
            </w:tcBorders>
          </w:tcPr>
          <w:p w14:paraId="4FBBC9E2" w14:textId="79309E99" w:rsidR="002D76E2" w:rsidRPr="006E7AB0" w:rsidRDefault="002D76E2" w:rsidP="002D76E2">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-23.7</w:t>
            </w:r>
          </w:p>
        </w:tc>
      </w:tr>
      <w:tr w:rsidR="002D76E2" w:rsidRPr="006E7AB0" w14:paraId="332B5270" w14:textId="723CBDD6" w:rsidTr="002D76E2">
        <w:trPr>
          <w:trHeight w:val="222"/>
        </w:trPr>
        <w:tc>
          <w:tcPr>
            <w:tcW w:w="1785" w:type="dxa"/>
            <w:tcBorders>
              <w:top w:val="nil"/>
              <w:left w:val="nil"/>
              <w:bottom w:val="nil"/>
              <w:right w:val="nil"/>
            </w:tcBorders>
            <w:shd w:val="clear" w:color="auto" w:fill="auto"/>
            <w:noWrap/>
            <w:vAlign w:val="bottom"/>
            <w:hideMark/>
          </w:tcPr>
          <w:p w14:paraId="64405B61" w14:textId="4DE99D2F" w:rsidR="002D76E2" w:rsidRPr="006E7AB0" w:rsidRDefault="002D76E2" w:rsidP="006E7AB0">
            <w:pPr>
              <w:spacing w:after="0" w:line="240" w:lineRule="auto"/>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age</w:t>
            </w:r>
          </w:p>
        </w:tc>
        <w:tc>
          <w:tcPr>
            <w:tcW w:w="1104" w:type="dxa"/>
            <w:tcBorders>
              <w:top w:val="nil"/>
              <w:left w:val="nil"/>
              <w:bottom w:val="nil"/>
              <w:right w:val="nil"/>
            </w:tcBorders>
            <w:shd w:val="clear" w:color="auto" w:fill="auto"/>
            <w:noWrap/>
            <w:vAlign w:val="bottom"/>
            <w:hideMark/>
          </w:tcPr>
          <w:p w14:paraId="13FE8E68" w14:textId="2FE7210A"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-0.005</w:t>
            </w:r>
          </w:p>
        </w:tc>
        <w:tc>
          <w:tcPr>
            <w:tcW w:w="913" w:type="dxa"/>
            <w:tcBorders>
              <w:top w:val="nil"/>
              <w:left w:val="nil"/>
              <w:bottom w:val="nil"/>
              <w:right w:val="nil"/>
            </w:tcBorders>
            <w:shd w:val="clear" w:color="auto" w:fill="auto"/>
            <w:noWrap/>
            <w:vAlign w:val="bottom"/>
            <w:hideMark/>
          </w:tcPr>
          <w:p w14:paraId="27A9E10F" w14:textId="6E923AF0"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-1.89</w:t>
            </w:r>
          </w:p>
        </w:tc>
        <w:tc>
          <w:tcPr>
            <w:tcW w:w="970" w:type="dxa"/>
            <w:tcBorders>
              <w:top w:val="nil"/>
              <w:left w:val="nil"/>
              <w:bottom w:val="nil"/>
              <w:right w:val="nil"/>
            </w:tcBorders>
            <w:shd w:val="clear" w:color="auto" w:fill="auto"/>
            <w:noWrap/>
            <w:vAlign w:val="bottom"/>
            <w:hideMark/>
          </w:tcPr>
          <w:p w14:paraId="3B2BB58C" w14:textId="4A98E570"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0.06</w:t>
            </w:r>
          </w:p>
        </w:tc>
        <w:tc>
          <w:tcPr>
            <w:tcW w:w="1242" w:type="dxa"/>
            <w:tcBorders>
              <w:top w:val="nil"/>
              <w:left w:val="nil"/>
              <w:bottom w:val="nil"/>
              <w:right w:val="nil"/>
            </w:tcBorders>
            <w:shd w:val="clear" w:color="auto" w:fill="auto"/>
            <w:noWrap/>
            <w:vAlign w:val="bottom"/>
            <w:hideMark/>
          </w:tcPr>
          <w:p w14:paraId="16E07F13" w14:textId="2B805786"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-0.010</w:t>
            </w:r>
          </w:p>
        </w:tc>
        <w:tc>
          <w:tcPr>
            <w:tcW w:w="1055" w:type="dxa"/>
            <w:tcBorders>
              <w:top w:val="nil"/>
              <w:left w:val="nil"/>
              <w:bottom w:val="nil"/>
              <w:right w:val="nil"/>
            </w:tcBorders>
            <w:shd w:val="clear" w:color="auto" w:fill="auto"/>
            <w:noWrap/>
            <w:vAlign w:val="bottom"/>
            <w:hideMark/>
          </w:tcPr>
          <w:p w14:paraId="3D77ACC2" w14:textId="27F22171"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0.000</w:t>
            </w:r>
          </w:p>
        </w:tc>
        <w:tc>
          <w:tcPr>
            <w:tcW w:w="1406" w:type="dxa"/>
            <w:tcBorders>
              <w:top w:val="nil"/>
              <w:left w:val="nil"/>
              <w:bottom w:val="nil"/>
              <w:right w:val="nil"/>
            </w:tcBorders>
          </w:tcPr>
          <w:p w14:paraId="1F4BB9AC" w14:textId="51FE073A" w:rsidR="002D76E2" w:rsidRPr="006E7AB0" w:rsidRDefault="00403A57" w:rsidP="002D76E2">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-0.5</w:t>
            </w:r>
          </w:p>
        </w:tc>
      </w:tr>
      <w:tr w:rsidR="002D76E2" w:rsidRPr="006E7AB0" w14:paraId="754F7D81" w14:textId="371EC9EF" w:rsidTr="00403A57">
        <w:trPr>
          <w:trHeight w:val="222"/>
        </w:trPr>
        <w:tc>
          <w:tcPr>
            <w:tcW w:w="1785" w:type="dxa"/>
            <w:tcBorders>
              <w:top w:val="nil"/>
              <w:left w:val="nil"/>
              <w:bottom w:val="nil"/>
              <w:right w:val="nil"/>
            </w:tcBorders>
            <w:shd w:val="clear" w:color="auto" w:fill="auto"/>
            <w:noWrap/>
            <w:vAlign w:val="bottom"/>
            <w:hideMark/>
          </w:tcPr>
          <w:p w14:paraId="200662DD" w14:textId="1D01A655" w:rsidR="002D76E2" w:rsidRPr="006E7AB0" w:rsidRDefault="002D76E2" w:rsidP="006E7AB0">
            <w:pPr>
              <w:spacing w:after="0" w:line="240" w:lineRule="auto"/>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ARF/MOSF w/Sepsis</w:t>
            </w:r>
          </w:p>
        </w:tc>
        <w:tc>
          <w:tcPr>
            <w:tcW w:w="1104" w:type="dxa"/>
            <w:tcBorders>
              <w:top w:val="nil"/>
              <w:left w:val="nil"/>
              <w:bottom w:val="nil"/>
              <w:right w:val="nil"/>
            </w:tcBorders>
            <w:shd w:val="clear" w:color="auto" w:fill="auto"/>
            <w:noWrap/>
            <w:hideMark/>
          </w:tcPr>
          <w:p w14:paraId="300B7966" w14:textId="15581220"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Reference</w:t>
            </w:r>
          </w:p>
        </w:tc>
        <w:tc>
          <w:tcPr>
            <w:tcW w:w="913" w:type="dxa"/>
            <w:tcBorders>
              <w:top w:val="nil"/>
              <w:left w:val="nil"/>
              <w:bottom w:val="nil"/>
              <w:right w:val="nil"/>
            </w:tcBorders>
            <w:shd w:val="clear" w:color="auto" w:fill="auto"/>
            <w:noWrap/>
            <w:hideMark/>
          </w:tcPr>
          <w:p w14:paraId="433D11F9" w14:textId="19682C8A" w:rsidR="002D76E2" w:rsidRPr="006E7AB0" w:rsidRDefault="00403A57" w:rsidP="00403A57">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w:t>
            </w:r>
          </w:p>
        </w:tc>
        <w:tc>
          <w:tcPr>
            <w:tcW w:w="970" w:type="dxa"/>
            <w:tcBorders>
              <w:top w:val="nil"/>
              <w:left w:val="nil"/>
              <w:bottom w:val="nil"/>
              <w:right w:val="nil"/>
            </w:tcBorders>
            <w:shd w:val="clear" w:color="auto" w:fill="auto"/>
            <w:noWrap/>
            <w:hideMark/>
          </w:tcPr>
          <w:p w14:paraId="18E76815" w14:textId="4C817642" w:rsidR="002D76E2" w:rsidRPr="006E7AB0" w:rsidRDefault="00403A57" w:rsidP="00403A57">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w:t>
            </w:r>
          </w:p>
        </w:tc>
        <w:tc>
          <w:tcPr>
            <w:tcW w:w="1242" w:type="dxa"/>
            <w:tcBorders>
              <w:top w:val="nil"/>
              <w:left w:val="nil"/>
              <w:bottom w:val="nil"/>
              <w:right w:val="nil"/>
            </w:tcBorders>
            <w:shd w:val="clear" w:color="auto" w:fill="auto"/>
            <w:noWrap/>
            <w:hideMark/>
          </w:tcPr>
          <w:p w14:paraId="0090B351" w14:textId="1DA2B0CC" w:rsidR="002D76E2" w:rsidRPr="006E7AB0" w:rsidRDefault="00403A57" w:rsidP="00403A57">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w:t>
            </w:r>
          </w:p>
        </w:tc>
        <w:tc>
          <w:tcPr>
            <w:tcW w:w="1055" w:type="dxa"/>
            <w:tcBorders>
              <w:top w:val="nil"/>
              <w:left w:val="nil"/>
              <w:bottom w:val="nil"/>
              <w:right w:val="nil"/>
            </w:tcBorders>
            <w:shd w:val="clear" w:color="auto" w:fill="auto"/>
            <w:noWrap/>
            <w:hideMark/>
          </w:tcPr>
          <w:p w14:paraId="4A3BDB0E" w14:textId="05654E64" w:rsidR="002D76E2" w:rsidRPr="006E7AB0" w:rsidRDefault="00403A57" w:rsidP="00403A57">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w:t>
            </w:r>
          </w:p>
        </w:tc>
        <w:tc>
          <w:tcPr>
            <w:tcW w:w="1406" w:type="dxa"/>
            <w:tcBorders>
              <w:top w:val="nil"/>
              <w:left w:val="nil"/>
              <w:bottom w:val="nil"/>
              <w:right w:val="nil"/>
            </w:tcBorders>
          </w:tcPr>
          <w:p w14:paraId="3335B67C" w14:textId="1A7D025C" w:rsidR="002D76E2" w:rsidRPr="006E7AB0" w:rsidRDefault="00403A57" w:rsidP="00403A57">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w:t>
            </w:r>
          </w:p>
        </w:tc>
      </w:tr>
      <w:tr w:rsidR="002D76E2" w:rsidRPr="006E7AB0" w14:paraId="30D7F604" w14:textId="2EA672AA" w:rsidTr="002D76E2">
        <w:trPr>
          <w:trHeight w:val="222"/>
        </w:trPr>
        <w:tc>
          <w:tcPr>
            <w:tcW w:w="1785" w:type="dxa"/>
            <w:tcBorders>
              <w:top w:val="nil"/>
              <w:left w:val="nil"/>
              <w:bottom w:val="nil"/>
              <w:right w:val="nil"/>
            </w:tcBorders>
            <w:shd w:val="clear" w:color="auto" w:fill="auto"/>
            <w:noWrap/>
            <w:vAlign w:val="bottom"/>
            <w:hideMark/>
          </w:tcPr>
          <w:p w14:paraId="058EA5DE" w14:textId="1D1E9A22" w:rsidR="002D76E2" w:rsidRPr="006E7AB0" w:rsidRDefault="002D76E2" w:rsidP="006E7AB0">
            <w:pPr>
              <w:spacing w:after="0" w:line="240" w:lineRule="auto"/>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CHF</w:t>
            </w:r>
          </w:p>
        </w:tc>
        <w:tc>
          <w:tcPr>
            <w:tcW w:w="1104" w:type="dxa"/>
            <w:tcBorders>
              <w:top w:val="nil"/>
              <w:left w:val="nil"/>
              <w:bottom w:val="nil"/>
              <w:right w:val="nil"/>
            </w:tcBorders>
            <w:shd w:val="clear" w:color="auto" w:fill="auto"/>
            <w:noWrap/>
            <w:vAlign w:val="bottom"/>
            <w:hideMark/>
          </w:tcPr>
          <w:p w14:paraId="4C7DED9F" w14:textId="720DA233"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-0.701</w:t>
            </w:r>
          </w:p>
        </w:tc>
        <w:tc>
          <w:tcPr>
            <w:tcW w:w="913" w:type="dxa"/>
            <w:tcBorders>
              <w:top w:val="nil"/>
              <w:left w:val="nil"/>
              <w:bottom w:val="nil"/>
              <w:right w:val="nil"/>
            </w:tcBorders>
            <w:shd w:val="clear" w:color="auto" w:fill="auto"/>
            <w:noWrap/>
            <w:vAlign w:val="bottom"/>
            <w:hideMark/>
          </w:tcPr>
          <w:p w14:paraId="1611BA8A" w14:textId="7A68FF0B"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-4.01</w:t>
            </w:r>
          </w:p>
        </w:tc>
        <w:tc>
          <w:tcPr>
            <w:tcW w:w="970" w:type="dxa"/>
            <w:tcBorders>
              <w:top w:val="nil"/>
              <w:left w:val="nil"/>
              <w:bottom w:val="nil"/>
              <w:right w:val="nil"/>
            </w:tcBorders>
            <w:shd w:val="clear" w:color="auto" w:fill="auto"/>
            <w:noWrap/>
            <w:vAlign w:val="bottom"/>
            <w:hideMark/>
          </w:tcPr>
          <w:p w14:paraId="412E0870" w14:textId="7D1462D3"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0.00</w:t>
            </w:r>
          </w:p>
        </w:tc>
        <w:tc>
          <w:tcPr>
            <w:tcW w:w="1242" w:type="dxa"/>
            <w:tcBorders>
              <w:top w:val="nil"/>
              <w:left w:val="nil"/>
              <w:bottom w:val="nil"/>
              <w:right w:val="nil"/>
            </w:tcBorders>
            <w:shd w:val="clear" w:color="auto" w:fill="auto"/>
            <w:noWrap/>
            <w:vAlign w:val="bottom"/>
            <w:hideMark/>
          </w:tcPr>
          <w:p w14:paraId="1E069565" w14:textId="7B1205C8"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-1.044</w:t>
            </w:r>
          </w:p>
        </w:tc>
        <w:tc>
          <w:tcPr>
            <w:tcW w:w="1055" w:type="dxa"/>
            <w:tcBorders>
              <w:top w:val="nil"/>
              <w:left w:val="nil"/>
              <w:bottom w:val="nil"/>
              <w:right w:val="nil"/>
            </w:tcBorders>
            <w:shd w:val="clear" w:color="auto" w:fill="auto"/>
            <w:noWrap/>
            <w:vAlign w:val="bottom"/>
            <w:hideMark/>
          </w:tcPr>
          <w:p w14:paraId="7D9DFBF6" w14:textId="010F95AD"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-0.357</w:t>
            </w:r>
          </w:p>
        </w:tc>
        <w:tc>
          <w:tcPr>
            <w:tcW w:w="1406" w:type="dxa"/>
            <w:tcBorders>
              <w:top w:val="nil"/>
              <w:left w:val="nil"/>
              <w:bottom w:val="nil"/>
              <w:right w:val="nil"/>
            </w:tcBorders>
          </w:tcPr>
          <w:p w14:paraId="42899F67" w14:textId="2F91FCE2" w:rsidR="002D76E2" w:rsidRPr="006E7AB0" w:rsidRDefault="00FF654E" w:rsidP="002D76E2">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-50.4</w:t>
            </w:r>
          </w:p>
        </w:tc>
      </w:tr>
      <w:tr w:rsidR="002D76E2" w:rsidRPr="006E7AB0" w14:paraId="674571D6" w14:textId="34B4FC60" w:rsidTr="002D76E2">
        <w:trPr>
          <w:trHeight w:val="222"/>
        </w:trPr>
        <w:tc>
          <w:tcPr>
            <w:tcW w:w="1785" w:type="dxa"/>
            <w:tcBorders>
              <w:top w:val="nil"/>
              <w:left w:val="nil"/>
              <w:bottom w:val="nil"/>
              <w:right w:val="nil"/>
            </w:tcBorders>
            <w:shd w:val="clear" w:color="auto" w:fill="auto"/>
            <w:noWrap/>
            <w:vAlign w:val="bottom"/>
            <w:hideMark/>
          </w:tcPr>
          <w:p w14:paraId="6805D5C9" w14:textId="33527385" w:rsidR="002D76E2" w:rsidRPr="006E7AB0" w:rsidRDefault="002D76E2" w:rsidP="006E7AB0">
            <w:pPr>
              <w:spacing w:after="0" w:line="240" w:lineRule="auto"/>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COPD</w:t>
            </w:r>
          </w:p>
        </w:tc>
        <w:tc>
          <w:tcPr>
            <w:tcW w:w="1104" w:type="dxa"/>
            <w:tcBorders>
              <w:top w:val="nil"/>
              <w:left w:val="nil"/>
              <w:bottom w:val="nil"/>
              <w:right w:val="nil"/>
            </w:tcBorders>
            <w:shd w:val="clear" w:color="auto" w:fill="auto"/>
            <w:noWrap/>
            <w:vAlign w:val="bottom"/>
            <w:hideMark/>
          </w:tcPr>
          <w:p w14:paraId="42E77429" w14:textId="484985FE"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-0.682</w:t>
            </w:r>
          </w:p>
        </w:tc>
        <w:tc>
          <w:tcPr>
            <w:tcW w:w="913" w:type="dxa"/>
            <w:tcBorders>
              <w:top w:val="nil"/>
              <w:left w:val="nil"/>
              <w:bottom w:val="nil"/>
              <w:right w:val="nil"/>
            </w:tcBorders>
            <w:shd w:val="clear" w:color="auto" w:fill="auto"/>
            <w:noWrap/>
            <w:vAlign w:val="bottom"/>
            <w:hideMark/>
          </w:tcPr>
          <w:p w14:paraId="44601133" w14:textId="4E8FE0B5"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-4.65</w:t>
            </w:r>
          </w:p>
        </w:tc>
        <w:tc>
          <w:tcPr>
            <w:tcW w:w="970" w:type="dxa"/>
            <w:tcBorders>
              <w:top w:val="nil"/>
              <w:left w:val="nil"/>
              <w:bottom w:val="nil"/>
              <w:right w:val="nil"/>
            </w:tcBorders>
            <w:shd w:val="clear" w:color="auto" w:fill="auto"/>
            <w:noWrap/>
            <w:vAlign w:val="bottom"/>
            <w:hideMark/>
          </w:tcPr>
          <w:p w14:paraId="3480B63B" w14:textId="7037DF67"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0.00</w:t>
            </w:r>
          </w:p>
        </w:tc>
        <w:tc>
          <w:tcPr>
            <w:tcW w:w="1242" w:type="dxa"/>
            <w:tcBorders>
              <w:top w:val="nil"/>
              <w:left w:val="nil"/>
              <w:bottom w:val="nil"/>
              <w:right w:val="nil"/>
            </w:tcBorders>
            <w:shd w:val="clear" w:color="auto" w:fill="auto"/>
            <w:noWrap/>
            <w:vAlign w:val="bottom"/>
            <w:hideMark/>
          </w:tcPr>
          <w:p w14:paraId="48DBD411" w14:textId="6934DDE4"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-0.971</w:t>
            </w:r>
          </w:p>
        </w:tc>
        <w:tc>
          <w:tcPr>
            <w:tcW w:w="1055" w:type="dxa"/>
            <w:tcBorders>
              <w:top w:val="nil"/>
              <w:left w:val="nil"/>
              <w:bottom w:val="nil"/>
              <w:right w:val="nil"/>
            </w:tcBorders>
            <w:shd w:val="clear" w:color="auto" w:fill="auto"/>
            <w:noWrap/>
            <w:vAlign w:val="bottom"/>
            <w:hideMark/>
          </w:tcPr>
          <w:p w14:paraId="346379D3" w14:textId="7D65E94B"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-0.394</w:t>
            </w:r>
          </w:p>
        </w:tc>
        <w:tc>
          <w:tcPr>
            <w:tcW w:w="1406" w:type="dxa"/>
            <w:tcBorders>
              <w:top w:val="nil"/>
              <w:left w:val="nil"/>
              <w:bottom w:val="nil"/>
              <w:right w:val="nil"/>
            </w:tcBorders>
          </w:tcPr>
          <w:p w14:paraId="1E42AD11" w14:textId="0E9F2AD8" w:rsidR="002D76E2" w:rsidRPr="006E7AB0" w:rsidRDefault="00FF654E" w:rsidP="002D76E2">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-49.4</w:t>
            </w:r>
          </w:p>
        </w:tc>
      </w:tr>
      <w:tr w:rsidR="002D76E2" w:rsidRPr="006E7AB0" w14:paraId="1126E36F" w14:textId="7EF635DF" w:rsidTr="002D76E2">
        <w:trPr>
          <w:trHeight w:val="222"/>
        </w:trPr>
        <w:tc>
          <w:tcPr>
            <w:tcW w:w="1785" w:type="dxa"/>
            <w:tcBorders>
              <w:top w:val="nil"/>
              <w:left w:val="nil"/>
              <w:bottom w:val="nil"/>
              <w:right w:val="nil"/>
            </w:tcBorders>
            <w:shd w:val="clear" w:color="auto" w:fill="auto"/>
            <w:noWrap/>
            <w:vAlign w:val="bottom"/>
            <w:hideMark/>
          </w:tcPr>
          <w:p w14:paraId="6E2D04F1" w14:textId="15F77C76" w:rsidR="002D76E2" w:rsidRPr="006E7AB0" w:rsidRDefault="002D76E2" w:rsidP="006E7AB0">
            <w:pPr>
              <w:spacing w:after="0" w:line="240" w:lineRule="auto"/>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Cirrhosis</w:t>
            </w:r>
          </w:p>
        </w:tc>
        <w:tc>
          <w:tcPr>
            <w:tcW w:w="1104" w:type="dxa"/>
            <w:tcBorders>
              <w:top w:val="nil"/>
              <w:left w:val="nil"/>
              <w:bottom w:val="nil"/>
              <w:right w:val="nil"/>
            </w:tcBorders>
            <w:shd w:val="clear" w:color="auto" w:fill="auto"/>
            <w:noWrap/>
            <w:vAlign w:val="bottom"/>
            <w:hideMark/>
          </w:tcPr>
          <w:p w14:paraId="50238876" w14:textId="70BA2114"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-0.240</w:t>
            </w:r>
          </w:p>
        </w:tc>
        <w:tc>
          <w:tcPr>
            <w:tcW w:w="913" w:type="dxa"/>
            <w:tcBorders>
              <w:top w:val="nil"/>
              <w:left w:val="nil"/>
              <w:bottom w:val="nil"/>
              <w:right w:val="nil"/>
            </w:tcBorders>
            <w:shd w:val="clear" w:color="auto" w:fill="auto"/>
            <w:noWrap/>
            <w:vAlign w:val="bottom"/>
            <w:hideMark/>
          </w:tcPr>
          <w:p w14:paraId="7E36FAE5" w14:textId="5A4F4484"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-1.24</w:t>
            </w:r>
          </w:p>
        </w:tc>
        <w:tc>
          <w:tcPr>
            <w:tcW w:w="970" w:type="dxa"/>
            <w:tcBorders>
              <w:top w:val="nil"/>
              <w:left w:val="nil"/>
              <w:bottom w:val="nil"/>
              <w:right w:val="nil"/>
            </w:tcBorders>
            <w:shd w:val="clear" w:color="auto" w:fill="auto"/>
            <w:noWrap/>
            <w:vAlign w:val="bottom"/>
            <w:hideMark/>
          </w:tcPr>
          <w:p w14:paraId="1E440FD7" w14:textId="7947A84D"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0.22</w:t>
            </w:r>
          </w:p>
        </w:tc>
        <w:tc>
          <w:tcPr>
            <w:tcW w:w="1242" w:type="dxa"/>
            <w:tcBorders>
              <w:top w:val="nil"/>
              <w:left w:val="nil"/>
              <w:bottom w:val="nil"/>
              <w:right w:val="nil"/>
            </w:tcBorders>
            <w:shd w:val="clear" w:color="auto" w:fill="auto"/>
            <w:noWrap/>
            <w:vAlign w:val="bottom"/>
            <w:hideMark/>
          </w:tcPr>
          <w:p w14:paraId="34206D45" w14:textId="0D94133E"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-0.619</w:t>
            </w:r>
          </w:p>
        </w:tc>
        <w:tc>
          <w:tcPr>
            <w:tcW w:w="1055" w:type="dxa"/>
            <w:tcBorders>
              <w:top w:val="nil"/>
              <w:left w:val="nil"/>
              <w:bottom w:val="nil"/>
              <w:right w:val="nil"/>
            </w:tcBorders>
            <w:shd w:val="clear" w:color="auto" w:fill="auto"/>
            <w:noWrap/>
            <w:vAlign w:val="bottom"/>
            <w:hideMark/>
          </w:tcPr>
          <w:p w14:paraId="5B0CB274" w14:textId="5DA926F0"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0.140</w:t>
            </w:r>
          </w:p>
        </w:tc>
        <w:tc>
          <w:tcPr>
            <w:tcW w:w="1406" w:type="dxa"/>
            <w:tcBorders>
              <w:top w:val="nil"/>
              <w:left w:val="nil"/>
              <w:bottom w:val="nil"/>
              <w:right w:val="nil"/>
            </w:tcBorders>
          </w:tcPr>
          <w:p w14:paraId="467D9DE7" w14:textId="0B3B518D" w:rsidR="002D76E2" w:rsidRPr="006E7AB0" w:rsidRDefault="00FF654E" w:rsidP="002D76E2">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-21.3</w:t>
            </w:r>
          </w:p>
        </w:tc>
      </w:tr>
      <w:tr w:rsidR="002D76E2" w:rsidRPr="006E7AB0" w14:paraId="69CAF280" w14:textId="5C1F845A" w:rsidTr="002D76E2">
        <w:trPr>
          <w:trHeight w:val="222"/>
        </w:trPr>
        <w:tc>
          <w:tcPr>
            <w:tcW w:w="1785" w:type="dxa"/>
            <w:tcBorders>
              <w:top w:val="nil"/>
              <w:left w:val="nil"/>
              <w:bottom w:val="nil"/>
              <w:right w:val="nil"/>
            </w:tcBorders>
            <w:shd w:val="clear" w:color="auto" w:fill="auto"/>
            <w:noWrap/>
            <w:vAlign w:val="bottom"/>
            <w:hideMark/>
          </w:tcPr>
          <w:p w14:paraId="1BEFE441" w14:textId="02BD5DEA" w:rsidR="002D76E2" w:rsidRPr="006E7AB0" w:rsidRDefault="002D76E2" w:rsidP="006E7AB0">
            <w:pPr>
              <w:spacing w:after="0" w:line="240" w:lineRule="auto"/>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Colon Cancer</w:t>
            </w:r>
          </w:p>
        </w:tc>
        <w:tc>
          <w:tcPr>
            <w:tcW w:w="1104" w:type="dxa"/>
            <w:tcBorders>
              <w:top w:val="nil"/>
              <w:left w:val="nil"/>
              <w:bottom w:val="nil"/>
              <w:right w:val="nil"/>
            </w:tcBorders>
            <w:shd w:val="clear" w:color="auto" w:fill="auto"/>
            <w:noWrap/>
            <w:vAlign w:val="bottom"/>
            <w:hideMark/>
          </w:tcPr>
          <w:p w14:paraId="5D145DAA" w14:textId="67F75618"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-1.230</w:t>
            </w:r>
          </w:p>
        </w:tc>
        <w:tc>
          <w:tcPr>
            <w:tcW w:w="913" w:type="dxa"/>
            <w:tcBorders>
              <w:top w:val="nil"/>
              <w:left w:val="nil"/>
              <w:bottom w:val="nil"/>
              <w:right w:val="nil"/>
            </w:tcBorders>
            <w:shd w:val="clear" w:color="auto" w:fill="auto"/>
            <w:noWrap/>
            <w:vAlign w:val="bottom"/>
            <w:hideMark/>
          </w:tcPr>
          <w:p w14:paraId="715A2A9B" w14:textId="16AEB728"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-2.51</w:t>
            </w:r>
          </w:p>
        </w:tc>
        <w:tc>
          <w:tcPr>
            <w:tcW w:w="970" w:type="dxa"/>
            <w:tcBorders>
              <w:top w:val="nil"/>
              <w:left w:val="nil"/>
              <w:bottom w:val="nil"/>
              <w:right w:val="nil"/>
            </w:tcBorders>
            <w:shd w:val="clear" w:color="auto" w:fill="auto"/>
            <w:noWrap/>
            <w:vAlign w:val="bottom"/>
            <w:hideMark/>
          </w:tcPr>
          <w:p w14:paraId="2B217312" w14:textId="47B5243E"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0.01</w:t>
            </w:r>
          </w:p>
        </w:tc>
        <w:tc>
          <w:tcPr>
            <w:tcW w:w="1242" w:type="dxa"/>
            <w:tcBorders>
              <w:top w:val="nil"/>
              <w:left w:val="nil"/>
              <w:bottom w:val="nil"/>
              <w:right w:val="nil"/>
            </w:tcBorders>
            <w:shd w:val="clear" w:color="auto" w:fill="auto"/>
            <w:noWrap/>
            <w:vAlign w:val="bottom"/>
            <w:hideMark/>
          </w:tcPr>
          <w:p w14:paraId="3D484FA2" w14:textId="0B3C2688"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-2.194</w:t>
            </w:r>
          </w:p>
        </w:tc>
        <w:tc>
          <w:tcPr>
            <w:tcW w:w="1055" w:type="dxa"/>
            <w:tcBorders>
              <w:top w:val="nil"/>
              <w:left w:val="nil"/>
              <w:bottom w:val="nil"/>
              <w:right w:val="nil"/>
            </w:tcBorders>
            <w:shd w:val="clear" w:color="auto" w:fill="auto"/>
            <w:noWrap/>
            <w:vAlign w:val="bottom"/>
            <w:hideMark/>
          </w:tcPr>
          <w:p w14:paraId="1A23C861" w14:textId="1D9EF83D"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-0.267</w:t>
            </w:r>
          </w:p>
        </w:tc>
        <w:tc>
          <w:tcPr>
            <w:tcW w:w="1406" w:type="dxa"/>
            <w:tcBorders>
              <w:top w:val="nil"/>
              <w:left w:val="nil"/>
              <w:bottom w:val="nil"/>
              <w:right w:val="nil"/>
            </w:tcBorders>
          </w:tcPr>
          <w:p w14:paraId="40255DF1" w14:textId="7DB440B9" w:rsidR="002D76E2" w:rsidRPr="006E7AB0" w:rsidRDefault="00FF654E" w:rsidP="002D76E2">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-70.8</w:t>
            </w:r>
          </w:p>
        </w:tc>
      </w:tr>
      <w:tr w:rsidR="002D76E2" w:rsidRPr="006E7AB0" w14:paraId="41F37303" w14:textId="7491B9F1" w:rsidTr="002D76E2">
        <w:trPr>
          <w:trHeight w:val="222"/>
        </w:trPr>
        <w:tc>
          <w:tcPr>
            <w:tcW w:w="1785" w:type="dxa"/>
            <w:tcBorders>
              <w:top w:val="nil"/>
              <w:left w:val="nil"/>
              <w:bottom w:val="nil"/>
              <w:right w:val="nil"/>
            </w:tcBorders>
            <w:shd w:val="clear" w:color="auto" w:fill="auto"/>
            <w:noWrap/>
            <w:vAlign w:val="bottom"/>
            <w:hideMark/>
          </w:tcPr>
          <w:p w14:paraId="29C5FA5C" w14:textId="5A176D28" w:rsidR="002D76E2" w:rsidRPr="006E7AB0" w:rsidRDefault="002D76E2" w:rsidP="006E7AB0">
            <w:pPr>
              <w:spacing w:after="0" w:line="240" w:lineRule="auto"/>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Coma</w:t>
            </w:r>
          </w:p>
        </w:tc>
        <w:tc>
          <w:tcPr>
            <w:tcW w:w="1104" w:type="dxa"/>
            <w:tcBorders>
              <w:top w:val="nil"/>
              <w:left w:val="nil"/>
              <w:bottom w:val="nil"/>
              <w:right w:val="nil"/>
            </w:tcBorders>
            <w:shd w:val="clear" w:color="auto" w:fill="auto"/>
            <w:noWrap/>
            <w:vAlign w:val="bottom"/>
            <w:hideMark/>
          </w:tcPr>
          <w:p w14:paraId="2B225771" w14:textId="1AA9FB1D"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-0.481</w:t>
            </w:r>
          </w:p>
        </w:tc>
        <w:tc>
          <w:tcPr>
            <w:tcW w:w="913" w:type="dxa"/>
            <w:tcBorders>
              <w:top w:val="nil"/>
              <w:left w:val="nil"/>
              <w:bottom w:val="nil"/>
              <w:right w:val="nil"/>
            </w:tcBorders>
            <w:shd w:val="clear" w:color="auto" w:fill="auto"/>
            <w:noWrap/>
            <w:vAlign w:val="bottom"/>
            <w:hideMark/>
          </w:tcPr>
          <w:p w14:paraId="5F81507B" w14:textId="2CCB5CBE"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-2.14</w:t>
            </w:r>
          </w:p>
        </w:tc>
        <w:tc>
          <w:tcPr>
            <w:tcW w:w="970" w:type="dxa"/>
            <w:tcBorders>
              <w:top w:val="nil"/>
              <w:left w:val="nil"/>
              <w:bottom w:val="nil"/>
              <w:right w:val="nil"/>
            </w:tcBorders>
            <w:shd w:val="clear" w:color="auto" w:fill="auto"/>
            <w:noWrap/>
            <w:vAlign w:val="bottom"/>
            <w:hideMark/>
          </w:tcPr>
          <w:p w14:paraId="7EF974FE" w14:textId="0D307EC1"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0.03</w:t>
            </w:r>
          </w:p>
        </w:tc>
        <w:tc>
          <w:tcPr>
            <w:tcW w:w="1242" w:type="dxa"/>
            <w:tcBorders>
              <w:top w:val="nil"/>
              <w:left w:val="nil"/>
              <w:bottom w:val="nil"/>
              <w:right w:val="nil"/>
            </w:tcBorders>
            <w:shd w:val="clear" w:color="auto" w:fill="auto"/>
            <w:noWrap/>
            <w:vAlign w:val="bottom"/>
            <w:hideMark/>
          </w:tcPr>
          <w:p w14:paraId="430A2D35" w14:textId="52A45021"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-0.924</w:t>
            </w:r>
          </w:p>
        </w:tc>
        <w:tc>
          <w:tcPr>
            <w:tcW w:w="1055" w:type="dxa"/>
            <w:tcBorders>
              <w:top w:val="nil"/>
              <w:left w:val="nil"/>
              <w:bottom w:val="nil"/>
              <w:right w:val="nil"/>
            </w:tcBorders>
            <w:shd w:val="clear" w:color="auto" w:fill="auto"/>
            <w:noWrap/>
            <w:vAlign w:val="bottom"/>
            <w:hideMark/>
          </w:tcPr>
          <w:p w14:paraId="78752AAF" w14:textId="76202DF6"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-0.038</w:t>
            </w:r>
          </w:p>
        </w:tc>
        <w:tc>
          <w:tcPr>
            <w:tcW w:w="1406" w:type="dxa"/>
            <w:tcBorders>
              <w:top w:val="nil"/>
              <w:left w:val="nil"/>
              <w:bottom w:val="nil"/>
              <w:right w:val="nil"/>
            </w:tcBorders>
          </w:tcPr>
          <w:p w14:paraId="15975920" w14:textId="0723E362" w:rsidR="002D76E2" w:rsidRPr="006E7AB0" w:rsidRDefault="00FF654E" w:rsidP="002D76E2">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-38.2</w:t>
            </w:r>
          </w:p>
        </w:tc>
      </w:tr>
      <w:tr w:rsidR="002D76E2" w:rsidRPr="006E7AB0" w14:paraId="509E15E8" w14:textId="6A42DCCA" w:rsidTr="002D76E2">
        <w:trPr>
          <w:trHeight w:val="222"/>
        </w:trPr>
        <w:tc>
          <w:tcPr>
            <w:tcW w:w="1785" w:type="dxa"/>
            <w:tcBorders>
              <w:top w:val="nil"/>
              <w:left w:val="nil"/>
              <w:bottom w:val="nil"/>
              <w:right w:val="nil"/>
            </w:tcBorders>
            <w:shd w:val="clear" w:color="auto" w:fill="auto"/>
            <w:noWrap/>
            <w:vAlign w:val="bottom"/>
            <w:hideMark/>
          </w:tcPr>
          <w:p w14:paraId="3390023F" w14:textId="75C119D6" w:rsidR="002D76E2" w:rsidRPr="006E7AB0" w:rsidRDefault="002D76E2" w:rsidP="006E7AB0">
            <w:pPr>
              <w:spacing w:after="0" w:line="240" w:lineRule="auto"/>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Lung Cancer</w:t>
            </w:r>
          </w:p>
        </w:tc>
        <w:tc>
          <w:tcPr>
            <w:tcW w:w="1104" w:type="dxa"/>
            <w:tcBorders>
              <w:top w:val="nil"/>
              <w:left w:val="nil"/>
              <w:bottom w:val="nil"/>
              <w:right w:val="nil"/>
            </w:tcBorders>
            <w:shd w:val="clear" w:color="auto" w:fill="auto"/>
            <w:noWrap/>
            <w:vAlign w:val="bottom"/>
            <w:hideMark/>
          </w:tcPr>
          <w:p w14:paraId="36B301A8" w14:textId="545ED826"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-0.786</w:t>
            </w:r>
          </w:p>
        </w:tc>
        <w:tc>
          <w:tcPr>
            <w:tcW w:w="913" w:type="dxa"/>
            <w:tcBorders>
              <w:top w:val="nil"/>
              <w:left w:val="nil"/>
              <w:bottom w:val="nil"/>
              <w:right w:val="nil"/>
            </w:tcBorders>
            <w:shd w:val="clear" w:color="auto" w:fill="auto"/>
            <w:noWrap/>
            <w:vAlign w:val="bottom"/>
            <w:hideMark/>
          </w:tcPr>
          <w:p w14:paraId="0C534A8C" w14:textId="1DD83E17"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-3.4</w:t>
            </w:r>
          </w:p>
        </w:tc>
        <w:tc>
          <w:tcPr>
            <w:tcW w:w="970" w:type="dxa"/>
            <w:tcBorders>
              <w:top w:val="nil"/>
              <w:left w:val="nil"/>
              <w:bottom w:val="nil"/>
              <w:right w:val="nil"/>
            </w:tcBorders>
            <w:shd w:val="clear" w:color="auto" w:fill="auto"/>
            <w:noWrap/>
            <w:vAlign w:val="bottom"/>
            <w:hideMark/>
          </w:tcPr>
          <w:p w14:paraId="725F9F65" w14:textId="2D672CEC"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0.00</w:t>
            </w:r>
          </w:p>
        </w:tc>
        <w:tc>
          <w:tcPr>
            <w:tcW w:w="1242" w:type="dxa"/>
            <w:tcBorders>
              <w:top w:val="nil"/>
              <w:left w:val="nil"/>
              <w:bottom w:val="nil"/>
              <w:right w:val="nil"/>
            </w:tcBorders>
            <w:shd w:val="clear" w:color="auto" w:fill="auto"/>
            <w:noWrap/>
            <w:vAlign w:val="bottom"/>
            <w:hideMark/>
          </w:tcPr>
          <w:p w14:paraId="5972CAEB" w14:textId="45F8A67C"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-1.240</w:t>
            </w:r>
          </w:p>
        </w:tc>
        <w:tc>
          <w:tcPr>
            <w:tcW w:w="1055" w:type="dxa"/>
            <w:tcBorders>
              <w:top w:val="nil"/>
              <w:left w:val="nil"/>
              <w:bottom w:val="nil"/>
              <w:right w:val="nil"/>
            </w:tcBorders>
            <w:shd w:val="clear" w:color="auto" w:fill="auto"/>
            <w:noWrap/>
            <w:vAlign w:val="bottom"/>
            <w:hideMark/>
          </w:tcPr>
          <w:p w14:paraId="23DF827F" w14:textId="7C18093F"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-0.332</w:t>
            </w:r>
          </w:p>
        </w:tc>
        <w:tc>
          <w:tcPr>
            <w:tcW w:w="1406" w:type="dxa"/>
            <w:tcBorders>
              <w:top w:val="nil"/>
              <w:left w:val="nil"/>
              <w:bottom w:val="nil"/>
              <w:right w:val="nil"/>
            </w:tcBorders>
          </w:tcPr>
          <w:p w14:paraId="221D2C1E" w14:textId="06D6E8EB" w:rsidR="002D76E2" w:rsidRPr="006E7AB0" w:rsidRDefault="00FF654E" w:rsidP="002D76E2">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-54.4</w:t>
            </w:r>
          </w:p>
        </w:tc>
      </w:tr>
      <w:tr w:rsidR="002D76E2" w:rsidRPr="006E7AB0" w14:paraId="0894E825" w14:textId="5432429B" w:rsidTr="002D76E2">
        <w:trPr>
          <w:trHeight w:val="222"/>
        </w:trPr>
        <w:tc>
          <w:tcPr>
            <w:tcW w:w="1785" w:type="dxa"/>
            <w:tcBorders>
              <w:top w:val="nil"/>
              <w:left w:val="nil"/>
              <w:bottom w:val="nil"/>
              <w:right w:val="nil"/>
            </w:tcBorders>
            <w:shd w:val="clear" w:color="auto" w:fill="auto"/>
            <w:noWrap/>
            <w:vAlign w:val="bottom"/>
            <w:hideMark/>
          </w:tcPr>
          <w:p w14:paraId="5BBB41F7" w14:textId="2AEBE8D4" w:rsidR="002D76E2" w:rsidRPr="006E7AB0" w:rsidRDefault="002D76E2" w:rsidP="006E7AB0">
            <w:pPr>
              <w:spacing w:after="0" w:line="240" w:lineRule="auto"/>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MOST w/</w:t>
            </w:r>
            <w:proofErr w:type="spellStart"/>
            <w:r w:rsidRPr="006E7AB0">
              <w:rPr>
                <w:rFonts w:asciiTheme="minorHAnsi" w:hAnsiTheme="minorHAnsi"/>
                <w:color w:val="000000"/>
                <w:sz w:val="20"/>
                <w:szCs w:val="20"/>
                <w:lang w:val="en-US" w:bidi="ar-SA"/>
              </w:rPr>
              <w:t>Malig</w:t>
            </w:r>
            <w:proofErr w:type="spellEnd"/>
          </w:p>
        </w:tc>
        <w:tc>
          <w:tcPr>
            <w:tcW w:w="1104" w:type="dxa"/>
            <w:tcBorders>
              <w:top w:val="nil"/>
              <w:left w:val="nil"/>
              <w:bottom w:val="nil"/>
              <w:right w:val="nil"/>
            </w:tcBorders>
            <w:shd w:val="clear" w:color="auto" w:fill="auto"/>
            <w:noWrap/>
            <w:vAlign w:val="bottom"/>
            <w:hideMark/>
          </w:tcPr>
          <w:p w14:paraId="39DE9505" w14:textId="0DF0E166"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-0.140</w:t>
            </w:r>
          </w:p>
        </w:tc>
        <w:tc>
          <w:tcPr>
            <w:tcW w:w="913" w:type="dxa"/>
            <w:tcBorders>
              <w:top w:val="nil"/>
              <w:left w:val="nil"/>
              <w:bottom w:val="nil"/>
              <w:right w:val="nil"/>
            </w:tcBorders>
            <w:shd w:val="clear" w:color="auto" w:fill="auto"/>
            <w:noWrap/>
            <w:vAlign w:val="bottom"/>
            <w:hideMark/>
          </w:tcPr>
          <w:p w14:paraId="2B07B70F" w14:textId="4555AC88"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-0.98</w:t>
            </w:r>
          </w:p>
        </w:tc>
        <w:tc>
          <w:tcPr>
            <w:tcW w:w="970" w:type="dxa"/>
            <w:tcBorders>
              <w:top w:val="nil"/>
              <w:left w:val="nil"/>
              <w:bottom w:val="nil"/>
              <w:right w:val="nil"/>
            </w:tcBorders>
            <w:shd w:val="clear" w:color="auto" w:fill="auto"/>
            <w:noWrap/>
            <w:vAlign w:val="bottom"/>
            <w:hideMark/>
          </w:tcPr>
          <w:p w14:paraId="620696E9" w14:textId="69CBB650"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0.33</w:t>
            </w:r>
          </w:p>
        </w:tc>
        <w:tc>
          <w:tcPr>
            <w:tcW w:w="1242" w:type="dxa"/>
            <w:tcBorders>
              <w:top w:val="nil"/>
              <w:left w:val="nil"/>
              <w:bottom w:val="nil"/>
              <w:right w:val="nil"/>
            </w:tcBorders>
            <w:shd w:val="clear" w:color="auto" w:fill="auto"/>
            <w:noWrap/>
            <w:vAlign w:val="bottom"/>
            <w:hideMark/>
          </w:tcPr>
          <w:p w14:paraId="31D84808" w14:textId="68E0AA30"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-0.422</w:t>
            </w:r>
          </w:p>
        </w:tc>
        <w:tc>
          <w:tcPr>
            <w:tcW w:w="1055" w:type="dxa"/>
            <w:tcBorders>
              <w:top w:val="nil"/>
              <w:left w:val="nil"/>
              <w:bottom w:val="nil"/>
              <w:right w:val="nil"/>
            </w:tcBorders>
            <w:shd w:val="clear" w:color="auto" w:fill="auto"/>
            <w:noWrap/>
            <w:vAlign w:val="bottom"/>
            <w:hideMark/>
          </w:tcPr>
          <w:p w14:paraId="51501726" w14:textId="78617D85"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0.142</w:t>
            </w:r>
          </w:p>
        </w:tc>
        <w:tc>
          <w:tcPr>
            <w:tcW w:w="1406" w:type="dxa"/>
            <w:tcBorders>
              <w:top w:val="nil"/>
              <w:left w:val="nil"/>
              <w:bottom w:val="nil"/>
              <w:right w:val="nil"/>
            </w:tcBorders>
          </w:tcPr>
          <w:p w14:paraId="273207A1" w14:textId="7DB22954" w:rsidR="002D76E2" w:rsidRPr="006E7AB0" w:rsidRDefault="00FF654E" w:rsidP="002D76E2">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-13.1</w:t>
            </w:r>
          </w:p>
        </w:tc>
      </w:tr>
      <w:tr w:rsidR="002D76E2" w:rsidRPr="006E7AB0" w14:paraId="0C53F072" w14:textId="455B84BA" w:rsidTr="002D76E2">
        <w:trPr>
          <w:trHeight w:val="222"/>
        </w:trPr>
        <w:tc>
          <w:tcPr>
            <w:tcW w:w="1785" w:type="dxa"/>
            <w:tcBorders>
              <w:top w:val="nil"/>
              <w:left w:val="nil"/>
              <w:bottom w:val="nil"/>
              <w:right w:val="nil"/>
            </w:tcBorders>
            <w:shd w:val="clear" w:color="auto" w:fill="auto"/>
            <w:noWrap/>
            <w:vAlign w:val="bottom"/>
            <w:hideMark/>
          </w:tcPr>
          <w:p w14:paraId="539A9707" w14:textId="19C3C08D" w:rsidR="002D76E2" w:rsidRPr="006E7AB0" w:rsidRDefault="002D76E2" w:rsidP="006E7AB0">
            <w:pPr>
              <w:spacing w:after="0" w:line="240" w:lineRule="auto"/>
              <w:rPr>
                <w:rFonts w:asciiTheme="minorHAnsi" w:hAnsiTheme="minorHAnsi"/>
                <w:color w:val="000000"/>
                <w:sz w:val="20"/>
                <w:szCs w:val="20"/>
                <w:lang w:val="en-US" w:bidi="ar-SA"/>
              </w:rPr>
            </w:pPr>
            <w:proofErr w:type="spellStart"/>
            <w:r w:rsidRPr="006E7AB0">
              <w:rPr>
                <w:rFonts w:asciiTheme="minorHAnsi" w:hAnsiTheme="minorHAnsi"/>
                <w:color w:val="000000"/>
                <w:sz w:val="20"/>
                <w:szCs w:val="20"/>
                <w:lang w:val="en-US" w:bidi="ar-SA"/>
              </w:rPr>
              <w:t>asian</w:t>
            </w:r>
            <w:proofErr w:type="spellEnd"/>
          </w:p>
        </w:tc>
        <w:tc>
          <w:tcPr>
            <w:tcW w:w="1104" w:type="dxa"/>
            <w:tcBorders>
              <w:top w:val="nil"/>
              <w:left w:val="nil"/>
              <w:bottom w:val="nil"/>
              <w:right w:val="nil"/>
            </w:tcBorders>
            <w:shd w:val="clear" w:color="auto" w:fill="auto"/>
            <w:noWrap/>
            <w:vAlign w:val="bottom"/>
            <w:hideMark/>
          </w:tcPr>
          <w:p w14:paraId="6CA0BB3C" w14:textId="7ED9607A"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Reference</w:t>
            </w:r>
          </w:p>
        </w:tc>
        <w:tc>
          <w:tcPr>
            <w:tcW w:w="913" w:type="dxa"/>
            <w:tcBorders>
              <w:top w:val="nil"/>
              <w:left w:val="nil"/>
              <w:bottom w:val="nil"/>
              <w:right w:val="nil"/>
            </w:tcBorders>
            <w:shd w:val="clear" w:color="auto" w:fill="auto"/>
            <w:noWrap/>
            <w:vAlign w:val="bottom"/>
            <w:hideMark/>
          </w:tcPr>
          <w:p w14:paraId="6D3BE8E0" w14:textId="36E870EE" w:rsidR="002D76E2" w:rsidRPr="006E7AB0" w:rsidRDefault="00FF654E" w:rsidP="006E7AB0">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w:t>
            </w:r>
          </w:p>
        </w:tc>
        <w:tc>
          <w:tcPr>
            <w:tcW w:w="970" w:type="dxa"/>
            <w:tcBorders>
              <w:top w:val="nil"/>
              <w:left w:val="nil"/>
              <w:bottom w:val="nil"/>
              <w:right w:val="nil"/>
            </w:tcBorders>
            <w:shd w:val="clear" w:color="auto" w:fill="auto"/>
            <w:noWrap/>
            <w:vAlign w:val="bottom"/>
            <w:hideMark/>
          </w:tcPr>
          <w:p w14:paraId="2E61D1C9" w14:textId="0E412638" w:rsidR="002D76E2" w:rsidRPr="006E7AB0" w:rsidRDefault="00FF654E" w:rsidP="006E7AB0">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w:t>
            </w:r>
          </w:p>
        </w:tc>
        <w:tc>
          <w:tcPr>
            <w:tcW w:w="1242" w:type="dxa"/>
            <w:tcBorders>
              <w:top w:val="nil"/>
              <w:left w:val="nil"/>
              <w:bottom w:val="nil"/>
              <w:right w:val="nil"/>
            </w:tcBorders>
            <w:shd w:val="clear" w:color="auto" w:fill="auto"/>
            <w:noWrap/>
            <w:vAlign w:val="bottom"/>
            <w:hideMark/>
          </w:tcPr>
          <w:p w14:paraId="79B9E1F6" w14:textId="7463D7F4" w:rsidR="002D76E2" w:rsidRPr="006E7AB0" w:rsidRDefault="00FF654E" w:rsidP="006E7AB0">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w:t>
            </w:r>
          </w:p>
        </w:tc>
        <w:tc>
          <w:tcPr>
            <w:tcW w:w="1055" w:type="dxa"/>
            <w:tcBorders>
              <w:top w:val="nil"/>
              <w:left w:val="nil"/>
              <w:bottom w:val="nil"/>
              <w:right w:val="nil"/>
            </w:tcBorders>
            <w:shd w:val="clear" w:color="auto" w:fill="auto"/>
            <w:noWrap/>
            <w:vAlign w:val="bottom"/>
            <w:hideMark/>
          </w:tcPr>
          <w:p w14:paraId="6B1E8151" w14:textId="3560B2E3" w:rsidR="002D76E2" w:rsidRPr="006E7AB0" w:rsidRDefault="00FF654E" w:rsidP="006E7AB0">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w:t>
            </w:r>
          </w:p>
        </w:tc>
        <w:tc>
          <w:tcPr>
            <w:tcW w:w="1406" w:type="dxa"/>
            <w:tcBorders>
              <w:top w:val="nil"/>
              <w:left w:val="nil"/>
              <w:bottom w:val="nil"/>
              <w:right w:val="nil"/>
            </w:tcBorders>
          </w:tcPr>
          <w:p w14:paraId="62FFBA38" w14:textId="59BB830F" w:rsidR="002D76E2" w:rsidRPr="006E7AB0" w:rsidRDefault="00FF654E" w:rsidP="002D76E2">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w:t>
            </w:r>
          </w:p>
        </w:tc>
      </w:tr>
      <w:tr w:rsidR="002D76E2" w:rsidRPr="006E7AB0" w14:paraId="0860C261" w14:textId="0797F0B5" w:rsidTr="002D76E2">
        <w:trPr>
          <w:trHeight w:val="222"/>
        </w:trPr>
        <w:tc>
          <w:tcPr>
            <w:tcW w:w="1785" w:type="dxa"/>
            <w:tcBorders>
              <w:top w:val="nil"/>
              <w:left w:val="nil"/>
              <w:bottom w:val="nil"/>
              <w:right w:val="nil"/>
            </w:tcBorders>
            <w:shd w:val="clear" w:color="auto" w:fill="auto"/>
            <w:noWrap/>
            <w:vAlign w:val="bottom"/>
            <w:hideMark/>
          </w:tcPr>
          <w:p w14:paraId="0B3C0E2C" w14:textId="5A4D0060" w:rsidR="002D76E2" w:rsidRPr="006E7AB0" w:rsidRDefault="002D76E2" w:rsidP="006E7AB0">
            <w:pPr>
              <w:spacing w:after="0" w:line="240" w:lineRule="auto"/>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black</w:t>
            </w:r>
          </w:p>
        </w:tc>
        <w:tc>
          <w:tcPr>
            <w:tcW w:w="1104" w:type="dxa"/>
            <w:tcBorders>
              <w:top w:val="nil"/>
              <w:left w:val="nil"/>
              <w:bottom w:val="nil"/>
              <w:right w:val="nil"/>
            </w:tcBorders>
            <w:shd w:val="clear" w:color="auto" w:fill="auto"/>
            <w:noWrap/>
            <w:vAlign w:val="bottom"/>
            <w:hideMark/>
          </w:tcPr>
          <w:p w14:paraId="19F86FC6" w14:textId="41D3E2D6"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-0.027</w:t>
            </w:r>
          </w:p>
        </w:tc>
        <w:tc>
          <w:tcPr>
            <w:tcW w:w="913" w:type="dxa"/>
            <w:tcBorders>
              <w:top w:val="nil"/>
              <w:left w:val="nil"/>
              <w:bottom w:val="nil"/>
              <w:right w:val="nil"/>
            </w:tcBorders>
            <w:shd w:val="clear" w:color="auto" w:fill="auto"/>
            <w:noWrap/>
            <w:vAlign w:val="bottom"/>
            <w:hideMark/>
          </w:tcPr>
          <w:p w14:paraId="6AE4C4D6" w14:textId="78B21251"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-0.05</w:t>
            </w:r>
          </w:p>
        </w:tc>
        <w:tc>
          <w:tcPr>
            <w:tcW w:w="970" w:type="dxa"/>
            <w:tcBorders>
              <w:top w:val="nil"/>
              <w:left w:val="nil"/>
              <w:bottom w:val="nil"/>
              <w:right w:val="nil"/>
            </w:tcBorders>
            <w:shd w:val="clear" w:color="auto" w:fill="auto"/>
            <w:noWrap/>
            <w:vAlign w:val="bottom"/>
            <w:hideMark/>
          </w:tcPr>
          <w:p w14:paraId="656031A3" w14:textId="6275A0D0"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0.96</w:t>
            </w:r>
          </w:p>
        </w:tc>
        <w:tc>
          <w:tcPr>
            <w:tcW w:w="1242" w:type="dxa"/>
            <w:tcBorders>
              <w:top w:val="nil"/>
              <w:left w:val="nil"/>
              <w:bottom w:val="nil"/>
              <w:right w:val="nil"/>
            </w:tcBorders>
            <w:shd w:val="clear" w:color="auto" w:fill="auto"/>
            <w:noWrap/>
            <w:vAlign w:val="bottom"/>
            <w:hideMark/>
          </w:tcPr>
          <w:p w14:paraId="365D29A2" w14:textId="55A74146"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-1.025</w:t>
            </w:r>
          </w:p>
        </w:tc>
        <w:tc>
          <w:tcPr>
            <w:tcW w:w="1055" w:type="dxa"/>
            <w:tcBorders>
              <w:top w:val="nil"/>
              <w:left w:val="nil"/>
              <w:bottom w:val="nil"/>
              <w:right w:val="nil"/>
            </w:tcBorders>
            <w:shd w:val="clear" w:color="auto" w:fill="auto"/>
            <w:noWrap/>
            <w:vAlign w:val="bottom"/>
            <w:hideMark/>
          </w:tcPr>
          <w:p w14:paraId="2F130983" w14:textId="0C8001FC"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0.971</w:t>
            </w:r>
          </w:p>
        </w:tc>
        <w:tc>
          <w:tcPr>
            <w:tcW w:w="1406" w:type="dxa"/>
            <w:tcBorders>
              <w:top w:val="nil"/>
              <w:left w:val="nil"/>
              <w:bottom w:val="nil"/>
              <w:right w:val="nil"/>
            </w:tcBorders>
          </w:tcPr>
          <w:p w14:paraId="6AF9F49E" w14:textId="099FB310" w:rsidR="002D76E2" w:rsidRPr="006E7AB0" w:rsidRDefault="00FF654E" w:rsidP="002D76E2">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-2.7</w:t>
            </w:r>
          </w:p>
        </w:tc>
      </w:tr>
      <w:tr w:rsidR="002D76E2" w:rsidRPr="006E7AB0" w14:paraId="4E5DA6AE" w14:textId="122A3954" w:rsidTr="002D76E2">
        <w:trPr>
          <w:trHeight w:val="222"/>
        </w:trPr>
        <w:tc>
          <w:tcPr>
            <w:tcW w:w="1785" w:type="dxa"/>
            <w:tcBorders>
              <w:top w:val="nil"/>
              <w:left w:val="nil"/>
              <w:bottom w:val="nil"/>
              <w:right w:val="nil"/>
            </w:tcBorders>
            <w:shd w:val="clear" w:color="auto" w:fill="auto"/>
            <w:noWrap/>
            <w:vAlign w:val="bottom"/>
            <w:hideMark/>
          </w:tcPr>
          <w:p w14:paraId="030DCA46" w14:textId="0A72FA0B" w:rsidR="002D76E2" w:rsidRPr="006E7AB0" w:rsidRDefault="002D76E2" w:rsidP="006E7AB0">
            <w:pPr>
              <w:spacing w:after="0" w:line="240" w:lineRule="auto"/>
              <w:rPr>
                <w:rFonts w:asciiTheme="minorHAnsi" w:hAnsiTheme="minorHAnsi"/>
                <w:color w:val="000000"/>
                <w:sz w:val="20"/>
                <w:szCs w:val="20"/>
                <w:lang w:val="en-US" w:bidi="ar-SA"/>
              </w:rPr>
            </w:pPr>
            <w:proofErr w:type="spellStart"/>
            <w:r w:rsidRPr="006E7AB0">
              <w:rPr>
                <w:rFonts w:asciiTheme="minorHAnsi" w:hAnsiTheme="minorHAnsi"/>
                <w:color w:val="000000"/>
                <w:sz w:val="20"/>
                <w:szCs w:val="20"/>
                <w:lang w:val="en-US" w:bidi="ar-SA"/>
              </w:rPr>
              <w:t>hispanic</w:t>
            </w:r>
            <w:proofErr w:type="spellEnd"/>
          </w:p>
        </w:tc>
        <w:tc>
          <w:tcPr>
            <w:tcW w:w="1104" w:type="dxa"/>
            <w:tcBorders>
              <w:top w:val="nil"/>
              <w:left w:val="nil"/>
              <w:bottom w:val="nil"/>
              <w:right w:val="nil"/>
            </w:tcBorders>
            <w:shd w:val="clear" w:color="auto" w:fill="auto"/>
            <w:noWrap/>
            <w:vAlign w:val="bottom"/>
            <w:hideMark/>
          </w:tcPr>
          <w:p w14:paraId="43159A66" w14:textId="302C728F"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-0.169</w:t>
            </w:r>
          </w:p>
        </w:tc>
        <w:tc>
          <w:tcPr>
            <w:tcW w:w="913" w:type="dxa"/>
            <w:tcBorders>
              <w:top w:val="nil"/>
              <w:left w:val="nil"/>
              <w:bottom w:val="nil"/>
              <w:right w:val="nil"/>
            </w:tcBorders>
            <w:shd w:val="clear" w:color="auto" w:fill="auto"/>
            <w:noWrap/>
            <w:vAlign w:val="bottom"/>
            <w:hideMark/>
          </w:tcPr>
          <w:p w14:paraId="2ED11306" w14:textId="3A7E0EFE"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-0.3</w:t>
            </w:r>
          </w:p>
        </w:tc>
        <w:tc>
          <w:tcPr>
            <w:tcW w:w="970" w:type="dxa"/>
            <w:tcBorders>
              <w:top w:val="nil"/>
              <w:left w:val="nil"/>
              <w:bottom w:val="nil"/>
              <w:right w:val="nil"/>
            </w:tcBorders>
            <w:shd w:val="clear" w:color="auto" w:fill="auto"/>
            <w:noWrap/>
            <w:vAlign w:val="bottom"/>
            <w:hideMark/>
          </w:tcPr>
          <w:p w14:paraId="25D3A11A" w14:textId="789B8139"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0.76</w:t>
            </w:r>
          </w:p>
        </w:tc>
        <w:tc>
          <w:tcPr>
            <w:tcW w:w="1242" w:type="dxa"/>
            <w:tcBorders>
              <w:top w:val="nil"/>
              <w:left w:val="nil"/>
              <w:bottom w:val="nil"/>
              <w:right w:val="nil"/>
            </w:tcBorders>
            <w:shd w:val="clear" w:color="auto" w:fill="auto"/>
            <w:noWrap/>
            <w:vAlign w:val="bottom"/>
            <w:hideMark/>
          </w:tcPr>
          <w:p w14:paraId="42D826B5" w14:textId="64752026"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-1.280</w:t>
            </w:r>
          </w:p>
        </w:tc>
        <w:tc>
          <w:tcPr>
            <w:tcW w:w="1055" w:type="dxa"/>
            <w:tcBorders>
              <w:top w:val="nil"/>
              <w:left w:val="nil"/>
              <w:bottom w:val="nil"/>
              <w:right w:val="nil"/>
            </w:tcBorders>
            <w:shd w:val="clear" w:color="auto" w:fill="auto"/>
            <w:noWrap/>
            <w:vAlign w:val="bottom"/>
            <w:hideMark/>
          </w:tcPr>
          <w:p w14:paraId="7951B36F" w14:textId="6AFD4BDC"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0.941</w:t>
            </w:r>
          </w:p>
        </w:tc>
        <w:tc>
          <w:tcPr>
            <w:tcW w:w="1406" w:type="dxa"/>
            <w:tcBorders>
              <w:top w:val="nil"/>
              <w:left w:val="nil"/>
              <w:bottom w:val="nil"/>
              <w:right w:val="nil"/>
            </w:tcBorders>
          </w:tcPr>
          <w:p w14:paraId="78E5FC97" w14:textId="4EA533C5" w:rsidR="002D76E2" w:rsidRPr="006E7AB0" w:rsidRDefault="00FF654E" w:rsidP="002D76E2">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-15.5</w:t>
            </w:r>
          </w:p>
        </w:tc>
      </w:tr>
      <w:tr w:rsidR="002D76E2" w:rsidRPr="006E7AB0" w14:paraId="6833B380" w14:textId="2A182C16" w:rsidTr="002D76E2">
        <w:trPr>
          <w:trHeight w:val="222"/>
        </w:trPr>
        <w:tc>
          <w:tcPr>
            <w:tcW w:w="1785" w:type="dxa"/>
            <w:tcBorders>
              <w:top w:val="nil"/>
              <w:left w:val="nil"/>
              <w:bottom w:val="nil"/>
              <w:right w:val="nil"/>
            </w:tcBorders>
            <w:shd w:val="clear" w:color="auto" w:fill="auto"/>
            <w:noWrap/>
            <w:vAlign w:val="bottom"/>
            <w:hideMark/>
          </w:tcPr>
          <w:p w14:paraId="79D036B3" w14:textId="3FC8C6EE" w:rsidR="002D76E2" w:rsidRPr="006E7AB0" w:rsidRDefault="002D76E2" w:rsidP="006E7AB0">
            <w:pPr>
              <w:spacing w:after="0" w:line="240" w:lineRule="auto"/>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 xml:space="preserve">other </w:t>
            </w:r>
          </w:p>
        </w:tc>
        <w:tc>
          <w:tcPr>
            <w:tcW w:w="1104" w:type="dxa"/>
            <w:tcBorders>
              <w:top w:val="nil"/>
              <w:left w:val="nil"/>
              <w:bottom w:val="nil"/>
              <w:right w:val="nil"/>
            </w:tcBorders>
            <w:shd w:val="clear" w:color="auto" w:fill="auto"/>
            <w:noWrap/>
            <w:vAlign w:val="bottom"/>
            <w:hideMark/>
          </w:tcPr>
          <w:p w14:paraId="43CF7AE5" w14:textId="3738F01F"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1.024</w:t>
            </w:r>
          </w:p>
        </w:tc>
        <w:tc>
          <w:tcPr>
            <w:tcW w:w="913" w:type="dxa"/>
            <w:tcBorders>
              <w:top w:val="nil"/>
              <w:left w:val="nil"/>
              <w:bottom w:val="nil"/>
              <w:right w:val="nil"/>
            </w:tcBorders>
            <w:shd w:val="clear" w:color="auto" w:fill="auto"/>
            <w:noWrap/>
            <w:vAlign w:val="bottom"/>
            <w:hideMark/>
          </w:tcPr>
          <w:p w14:paraId="09AA856D" w14:textId="1E60A331"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1.62</w:t>
            </w:r>
          </w:p>
        </w:tc>
        <w:tc>
          <w:tcPr>
            <w:tcW w:w="970" w:type="dxa"/>
            <w:tcBorders>
              <w:top w:val="nil"/>
              <w:left w:val="nil"/>
              <w:bottom w:val="nil"/>
              <w:right w:val="nil"/>
            </w:tcBorders>
            <w:shd w:val="clear" w:color="auto" w:fill="auto"/>
            <w:noWrap/>
            <w:vAlign w:val="bottom"/>
            <w:hideMark/>
          </w:tcPr>
          <w:p w14:paraId="6DCD5F17" w14:textId="7C613EAD"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0.11</w:t>
            </w:r>
          </w:p>
        </w:tc>
        <w:tc>
          <w:tcPr>
            <w:tcW w:w="1242" w:type="dxa"/>
            <w:tcBorders>
              <w:top w:val="nil"/>
              <w:left w:val="nil"/>
              <w:bottom w:val="nil"/>
              <w:right w:val="nil"/>
            </w:tcBorders>
            <w:shd w:val="clear" w:color="auto" w:fill="auto"/>
            <w:noWrap/>
            <w:vAlign w:val="bottom"/>
            <w:hideMark/>
          </w:tcPr>
          <w:p w14:paraId="7AC5F3E8" w14:textId="39AE75AC"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-0.218</w:t>
            </w:r>
          </w:p>
        </w:tc>
        <w:tc>
          <w:tcPr>
            <w:tcW w:w="1055" w:type="dxa"/>
            <w:tcBorders>
              <w:top w:val="nil"/>
              <w:left w:val="nil"/>
              <w:bottom w:val="nil"/>
              <w:right w:val="nil"/>
            </w:tcBorders>
            <w:shd w:val="clear" w:color="auto" w:fill="auto"/>
            <w:noWrap/>
            <w:vAlign w:val="bottom"/>
            <w:hideMark/>
          </w:tcPr>
          <w:p w14:paraId="172B038B" w14:textId="74E52704"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2.266</w:t>
            </w:r>
          </w:p>
        </w:tc>
        <w:tc>
          <w:tcPr>
            <w:tcW w:w="1406" w:type="dxa"/>
            <w:tcBorders>
              <w:top w:val="nil"/>
              <w:left w:val="nil"/>
              <w:bottom w:val="nil"/>
              <w:right w:val="nil"/>
            </w:tcBorders>
          </w:tcPr>
          <w:p w14:paraId="7C600BF3" w14:textId="32BFE6EE" w:rsidR="002D76E2" w:rsidRPr="006E7AB0" w:rsidRDefault="00FF654E" w:rsidP="002D76E2">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178.4</w:t>
            </w:r>
          </w:p>
        </w:tc>
      </w:tr>
      <w:tr w:rsidR="002D76E2" w:rsidRPr="006E7AB0" w14:paraId="76C88DA7" w14:textId="0BB75FD1" w:rsidTr="002D76E2">
        <w:trPr>
          <w:trHeight w:val="222"/>
        </w:trPr>
        <w:tc>
          <w:tcPr>
            <w:tcW w:w="1785" w:type="dxa"/>
            <w:tcBorders>
              <w:top w:val="nil"/>
              <w:left w:val="nil"/>
              <w:bottom w:val="nil"/>
              <w:right w:val="nil"/>
            </w:tcBorders>
            <w:shd w:val="clear" w:color="auto" w:fill="auto"/>
            <w:noWrap/>
            <w:vAlign w:val="bottom"/>
            <w:hideMark/>
          </w:tcPr>
          <w:p w14:paraId="227A24B2" w14:textId="002A6DE3" w:rsidR="002D76E2" w:rsidRPr="006E7AB0" w:rsidRDefault="002D76E2" w:rsidP="006E7AB0">
            <w:pPr>
              <w:spacing w:after="0" w:line="240" w:lineRule="auto"/>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white</w:t>
            </w:r>
          </w:p>
        </w:tc>
        <w:tc>
          <w:tcPr>
            <w:tcW w:w="1104" w:type="dxa"/>
            <w:tcBorders>
              <w:top w:val="nil"/>
              <w:left w:val="nil"/>
              <w:bottom w:val="nil"/>
              <w:right w:val="nil"/>
            </w:tcBorders>
            <w:shd w:val="clear" w:color="auto" w:fill="auto"/>
            <w:noWrap/>
            <w:vAlign w:val="bottom"/>
            <w:hideMark/>
          </w:tcPr>
          <w:p w14:paraId="42DE896B" w14:textId="2FF9AC4A"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0.176</w:t>
            </w:r>
          </w:p>
        </w:tc>
        <w:tc>
          <w:tcPr>
            <w:tcW w:w="913" w:type="dxa"/>
            <w:tcBorders>
              <w:top w:val="nil"/>
              <w:left w:val="nil"/>
              <w:bottom w:val="nil"/>
              <w:right w:val="nil"/>
            </w:tcBorders>
            <w:shd w:val="clear" w:color="auto" w:fill="auto"/>
            <w:noWrap/>
            <w:vAlign w:val="bottom"/>
            <w:hideMark/>
          </w:tcPr>
          <w:p w14:paraId="6E4AB605" w14:textId="4EFB3ADE"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0.35</w:t>
            </w:r>
          </w:p>
        </w:tc>
        <w:tc>
          <w:tcPr>
            <w:tcW w:w="970" w:type="dxa"/>
            <w:tcBorders>
              <w:top w:val="nil"/>
              <w:left w:val="nil"/>
              <w:bottom w:val="nil"/>
              <w:right w:val="nil"/>
            </w:tcBorders>
            <w:shd w:val="clear" w:color="auto" w:fill="auto"/>
            <w:noWrap/>
            <w:vAlign w:val="bottom"/>
            <w:hideMark/>
          </w:tcPr>
          <w:p w14:paraId="4335CA17" w14:textId="1763F1B4"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0.73</w:t>
            </w:r>
          </w:p>
        </w:tc>
        <w:tc>
          <w:tcPr>
            <w:tcW w:w="1242" w:type="dxa"/>
            <w:tcBorders>
              <w:top w:val="nil"/>
              <w:left w:val="nil"/>
              <w:bottom w:val="nil"/>
              <w:right w:val="nil"/>
            </w:tcBorders>
            <w:shd w:val="clear" w:color="auto" w:fill="auto"/>
            <w:noWrap/>
            <w:vAlign w:val="bottom"/>
            <w:hideMark/>
          </w:tcPr>
          <w:p w14:paraId="019699F8" w14:textId="549867E2"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-0.813</w:t>
            </w:r>
          </w:p>
        </w:tc>
        <w:tc>
          <w:tcPr>
            <w:tcW w:w="1055" w:type="dxa"/>
            <w:tcBorders>
              <w:top w:val="nil"/>
              <w:left w:val="nil"/>
              <w:bottom w:val="nil"/>
              <w:right w:val="nil"/>
            </w:tcBorders>
            <w:shd w:val="clear" w:color="auto" w:fill="auto"/>
            <w:noWrap/>
            <w:vAlign w:val="bottom"/>
            <w:hideMark/>
          </w:tcPr>
          <w:p w14:paraId="099D68C2" w14:textId="3637A47F"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1.165</w:t>
            </w:r>
          </w:p>
        </w:tc>
        <w:tc>
          <w:tcPr>
            <w:tcW w:w="1406" w:type="dxa"/>
            <w:tcBorders>
              <w:top w:val="nil"/>
              <w:left w:val="nil"/>
              <w:bottom w:val="nil"/>
              <w:right w:val="nil"/>
            </w:tcBorders>
          </w:tcPr>
          <w:p w14:paraId="14E39631" w14:textId="070B148D" w:rsidR="002D76E2" w:rsidRPr="006E7AB0" w:rsidRDefault="00FF654E" w:rsidP="002D76E2">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19.2</w:t>
            </w:r>
          </w:p>
        </w:tc>
      </w:tr>
      <w:tr w:rsidR="002D76E2" w:rsidRPr="006E7AB0" w14:paraId="4F17C3E4" w14:textId="7A05914A" w:rsidTr="002D76E2">
        <w:trPr>
          <w:trHeight w:val="222"/>
        </w:trPr>
        <w:tc>
          <w:tcPr>
            <w:tcW w:w="1785" w:type="dxa"/>
            <w:tcBorders>
              <w:top w:val="nil"/>
              <w:left w:val="nil"/>
              <w:bottom w:val="nil"/>
              <w:right w:val="nil"/>
            </w:tcBorders>
            <w:shd w:val="clear" w:color="auto" w:fill="auto"/>
            <w:noWrap/>
            <w:vAlign w:val="bottom"/>
            <w:hideMark/>
          </w:tcPr>
          <w:p w14:paraId="06EF2756" w14:textId="2FF9EBA3" w:rsidR="002D76E2" w:rsidRPr="006E7AB0" w:rsidRDefault="002D76E2" w:rsidP="006E7AB0">
            <w:pPr>
              <w:spacing w:after="0" w:line="240" w:lineRule="auto"/>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female</w:t>
            </w:r>
          </w:p>
        </w:tc>
        <w:tc>
          <w:tcPr>
            <w:tcW w:w="1104" w:type="dxa"/>
            <w:tcBorders>
              <w:top w:val="nil"/>
              <w:left w:val="nil"/>
              <w:bottom w:val="nil"/>
              <w:right w:val="nil"/>
            </w:tcBorders>
            <w:shd w:val="clear" w:color="auto" w:fill="auto"/>
            <w:noWrap/>
            <w:vAlign w:val="bottom"/>
            <w:hideMark/>
          </w:tcPr>
          <w:p w14:paraId="1FC4BA14" w14:textId="7F1C23F3"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Reference</w:t>
            </w:r>
          </w:p>
        </w:tc>
        <w:tc>
          <w:tcPr>
            <w:tcW w:w="913" w:type="dxa"/>
            <w:tcBorders>
              <w:top w:val="nil"/>
              <w:left w:val="nil"/>
              <w:bottom w:val="nil"/>
              <w:right w:val="nil"/>
            </w:tcBorders>
            <w:shd w:val="clear" w:color="auto" w:fill="auto"/>
            <w:noWrap/>
            <w:vAlign w:val="bottom"/>
            <w:hideMark/>
          </w:tcPr>
          <w:p w14:paraId="59234EB5" w14:textId="4F2021C4" w:rsidR="002D76E2" w:rsidRPr="006E7AB0" w:rsidRDefault="00FF654E" w:rsidP="006E7AB0">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w:t>
            </w:r>
          </w:p>
        </w:tc>
        <w:tc>
          <w:tcPr>
            <w:tcW w:w="970" w:type="dxa"/>
            <w:tcBorders>
              <w:top w:val="nil"/>
              <w:left w:val="nil"/>
              <w:bottom w:val="nil"/>
              <w:right w:val="nil"/>
            </w:tcBorders>
            <w:shd w:val="clear" w:color="auto" w:fill="auto"/>
            <w:noWrap/>
            <w:vAlign w:val="bottom"/>
            <w:hideMark/>
          </w:tcPr>
          <w:p w14:paraId="3A8F4D7F" w14:textId="1EBC2D0E" w:rsidR="002D76E2" w:rsidRPr="006E7AB0" w:rsidRDefault="00FF654E" w:rsidP="006E7AB0">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w:t>
            </w:r>
          </w:p>
        </w:tc>
        <w:tc>
          <w:tcPr>
            <w:tcW w:w="1242" w:type="dxa"/>
            <w:tcBorders>
              <w:top w:val="nil"/>
              <w:left w:val="nil"/>
              <w:bottom w:val="nil"/>
              <w:right w:val="nil"/>
            </w:tcBorders>
            <w:shd w:val="clear" w:color="auto" w:fill="auto"/>
            <w:noWrap/>
            <w:vAlign w:val="bottom"/>
            <w:hideMark/>
          </w:tcPr>
          <w:p w14:paraId="269CCF83" w14:textId="34192530" w:rsidR="002D76E2" w:rsidRPr="006E7AB0" w:rsidRDefault="00FF654E" w:rsidP="006E7AB0">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w:t>
            </w:r>
          </w:p>
        </w:tc>
        <w:tc>
          <w:tcPr>
            <w:tcW w:w="1055" w:type="dxa"/>
            <w:tcBorders>
              <w:top w:val="nil"/>
              <w:left w:val="nil"/>
              <w:bottom w:val="nil"/>
              <w:right w:val="nil"/>
            </w:tcBorders>
            <w:shd w:val="clear" w:color="auto" w:fill="auto"/>
            <w:noWrap/>
            <w:vAlign w:val="bottom"/>
            <w:hideMark/>
          </w:tcPr>
          <w:p w14:paraId="68D1AE47" w14:textId="43B477A2" w:rsidR="002D76E2" w:rsidRPr="006E7AB0" w:rsidRDefault="00FF654E" w:rsidP="006E7AB0">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w:t>
            </w:r>
          </w:p>
        </w:tc>
        <w:tc>
          <w:tcPr>
            <w:tcW w:w="1406" w:type="dxa"/>
            <w:tcBorders>
              <w:top w:val="nil"/>
              <w:left w:val="nil"/>
              <w:bottom w:val="nil"/>
              <w:right w:val="nil"/>
            </w:tcBorders>
          </w:tcPr>
          <w:p w14:paraId="42A3CCA1" w14:textId="7D5E497B" w:rsidR="002D76E2" w:rsidRPr="006E7AB0" w:rsidRDefault="00FF654E" w:rsidP="002D76E2">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w:t>
            </w:r>
          </w:p>
        </w:tc>
      </w:tr>
      <w:tr w:rsidR="002D76E2" w:rsidRPr="006E7AB0" w14:paraId="0A9A7C03" w14:textId="20EE02FF" w:rsidTr="002D76E2">
        <w:trPr>
          <w:trHeight w:val="222"/>
        </w:trPr>
        <w:tc>
          <w:tcPr>
            <w:tcW w:w="1785" w:type="dxa"/>
            <w:tcBorders>
              <w:top w:val="nil"/>
              <w:left w:val="nil"/>
              <w:bottom w:val="nil"/>
              <w:right w:val="nil"/>
            </w:tcBorders>
            <w:shd w:val="clear" w:color="auto" w:fill="auto"/>
            <w:noWrap/>
            <w:vAlign w:val="bottom"/>
            <w:hideMark/>
          </w:tcPr>
          <w:p w14:paraId="5DC2E375" w14:textId="3493E5F6" w:rsidR="002D76E2" w:rsidRPr="006E7AB0" w:rsidRDefault="002D76E2" w:rsidP="006E7AB0">
            <w:pPr>
              <w:spacing w:after="0" w:line="240" w:lineRule="auto"/>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male</w:t>
            </w:r>
          </w:p>
        </w:tc>
        <w:tc>
          <w:tcPr>
            <w:tcW w:w="1104" w:type="dxa"/>
            <w:tcBorders>
              <w:top w:val="nil"/>
              <w:left w:val="nil"/>
              <w:bottom w:val="nil"/>
              <w:right w:val="nil"/>
            </w:tcBorders>
            <w:shd w:val="clear" w:color="auto" w:fill="auto"/>
            <w:noWrap/>
            <w:vAlign w:val="bottom"/>
            <w:hideMark/>
          </w:tcPr>
          <w:p w14:paraId="189CF359" w14:textId="2C270CE9"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-0.083</w:t>
            </w:r>
          </w:p>
        </w:tc>
        <w:tc>
          <w:tcPr>
            <w:tcW w:w="913" w:type="dxa"/>
            <w:tcBorders>
              <w:top w:val="nil"/>
              <w:left w:val="nil"/>
              <w:bottom w:val="nil"/>
              <w:right w:val="nil"/>
            </w:tcBorders>
            <w:shd w:val="clear" w:color="auto" w:fill="auto"/>
            <w:noWrap/>
            <w:vAlign w:val="bottom"/>
            <w:hideMark/>
          </w:tcPr>
          <w:p w14:paraId="583049C3" w14:textId="05201645"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-0.98</w:t>
            </w:r>
          </w:p>
        </w:tc>
        <w:tc>
          <w:tcPr>
            <w:tcW w:w="970" w:type="dxa"/>
            <w:tcBorders>
              <w:top w:val="nil"/>
              <w:left w:val="nil"/>
              <w:bottom w:val="nil"/>
              <w:right w:val="nil"/>
            </w:tcBorders>
            <w:shd w:val="clear" w:color="auto" w:fill="auto"/>
            <w:noWrap/>
            <w:vAlign w:val="bottom"/>
            <w:hideMark/>
          </w:tcPr>
          <w:p w14:paraId="4F8AB307" w14:textId="7F1246AA"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0.33</w:t>
            </w:r>
          </w:p>
        </w:tc>
        <w:tc>
          <w:tcPr>
            <w:tcW w:w="1242" w:type="dxa"/>
            <w:tcBorders>
              <w:top w:val="nil"/>
              <w:left w:val="nil"/>
              <w:bottom w:val="nil"/>
              <w:right w:val="nil"/>
            </w:tcBorders>
            <w:shd w:val="clear" w:color="auto" w:fill="auto"/>
            <w:noWrap/>
            <w:vAlign w:val="bottom"/>
            <w:hideMark/>
          </w:tcPr>
          <w:p w14:paraId="1702F0AF" w14:textId="29C42A27"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-0.250</w:t>
            </w:r>
          </w:p>
        </w:tc>
        <w:tc>
          <w:tcPr>
            <w:tcW w:w="1055" w:type="dxa"/>
            <w:tcBorders>
              <w:top w:val="nil"/>
              <w:left w:val="nil"/>
              <w:bottom w:val="nil"/>
              <w:right w:val="nil"/>
            </w:tcBorders>
            <w:shd w:val="clear" w:color="auto" w:fill="auto"/>
            <w:noWrap/>
            <w:vAlign w:val="bottom"/>
            <w:hideMark/>
          </w:tcPr>
          <w:p w14:paraId="66D81495" w14:textId="285F6406"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0.084</w:t>
            </w:r>
          </w:p>
        </w:tc>
        <w:tc>
          <w:tcPr>
            <w:tcW w:w="1406" w:type="dxa"/>
            <w:tcBorders>
              <w:top w:val="nil"/>
              <w:left w:val="nil"/>
              <w:bottom w:val="nil"/>
              <w:right w:val="nil"/>
            </w:tcBorders>
          </w:tcPr>
          <w:p w14:paraId="65F5C78D" w14:textId="2535E667" w:rsidR="002D76E2" w:rsidRPr="006E7AB0" w:rsidRDefault="00FF654E" w:rsidP="002D76E2">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-8.0</w:t>
            </w:r>
          </w:p>
        </w:tc>
      </w:tr>
      <w:tr w:rsidR="002D76E2" w:rsidRPr="006E7AB0" w14:paraId="4E41FC56" w14:textId="20F5610A" w:rsidTr="002D76E2">
        <w:trPr>
          <w:trHeight w:val="222"/>
        </w:trPr>
        <w:tc>
          <w:tcPr>
            <w:tcW w:w="1785" w:type="dxa"/>
            <w:tcBorders>
              <w:top w:val="nil"/>
              <w:left w:val="nil"/>
              <w:bottom w:val="nil"/>
              <w:right w:val="nil"/>
            </w:tcBorders>
            <w:shd w:val="clear" w:color="auto" w:fill="auto"/>
            <w:noWrap/>
            <w:vAlign w:val="bottom"/>
            <w:hideMark/>
          </w:tcPr>
          <w:p w14:paraId="6394376F" w14:textId="34CD1AEC" w:rsidR="002D76E2" w:rsidRPr="006E7AB0" w:rsidRDefault="002D76E2" w:rsidP="006E7AB0">
            <w:pPr>
              <w:spacing w:after="0" w:line="240" w:lineRule="auto"/>
              <w:rPr>
                <w:rFonts w:asciiTheme="minorHAnsi" w:hAnsiTheme="minorHAnsi"/>
                <w:color w:val="000000"/>
                <w:sz w:val="20"/>
                <w:szCs w:val="20"/>
                <w:lang w:val="en-US" w:bidi="ar-SA"/>
              </w:rPr>
            </w:pPr>
            <w:proofErr w:type="spellStart"/>
            <w:r w:rsidRPr="006E7AB0">
              <w:rPr>
                <w:rFonts w:asciiTheme="minorHAnsi" w:hAnsiTheme="minorHAnsi"/>
                <w:color w:val="000000"/>
                <w:sz w:val="20"/>
                <w:szCs w:val="20"/>
                <w:lang w:val="en-US" w:bidi="ar-SA"/>
              </w:rPr>
              <w:t>Scoma</w:t>
            </w:r>
            <w:proofErr w:type="spellEnd"/>
            <w:r w:rsidRPr="006E7AB0">
              <w:rPr>
                <w:rFonts w:asciiTheme="minorHAnsi" w:hAnsiTheme="minorHAnsi"/>
                <w:color w:val="000000"/>
                <w:sz w:val="20"/>
                <w:szCs w:val="20"/>
                <w:lang w:val="en-US" w:bidi="ar-SA"/>
              </w:rPr>
              <w:t xml:space="preserve"> 0-20</w:t>
            </w:r>
          </w:p>
        </w:tc>
        <w:tc>
          <w:tcPr>
            <w:tcW w:w="1104" w:type="dxa"/>
            <w:tcBorders>
              <w:top w:val="nil"/>
              <w:left w:val="nil"/>
              <w:bottom w:val="nil"/>
              <w:right w:val="nil"/>
            </w:tcBorders>
            <w:shd w:val="clear" w:color="auto" w:fill="auto"/>
            <w:noWrap/>
            <w:vAlign w:val="bottom"/>
            <w:hideMark/>
          </w:tcPr>
          <w:p w14:paraId="481F8DF1" w14:textId="682C5F2E"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Reference</w:t>
            </w:r>
          </w:p>
        </w:tc>
        <w:tc>
          <w:tcPr>
            <w:tcW w:w="913" w:type="dxa"/>
            <w:tcBorders>
              <w:top w:val="nil"/>
              <w:left w:val="nil"/>
              <w:bottom w:val="nil"/>
              <w:right w:val="nil"/>
            </w:tcBorders>
            <w:shd w:val="clear" w:color="auto" w:fill="auto"/>
            <w:noWrap/>
            <w:vAlign w:val="bottom"/>
            <w:hideMark/>
          </w:tcPr>
          <w:p w14:paraId="7D95309C" w14:textId="1FD4B47E" w:rsidR="002D76E2" w:rsidRPr="006E7AB0" w:rsidRDefault="00FF654E" w:rsidP="006E7AB0">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w:t>
            </w:r>
          </w:p>
        </w:tc>
        <w:tc>
          <w:tcPr>
            <w:tcW w:w="970" w:type="dxa"/>
            <w:tcBorders>
              <w:top w:val="nil"/>
              <w:left w:val="nil"/>
              <w:bottom w:val="nil"/>
              <w:right w:val="nil"/>
            </w:tcBorders>
            <w:shd w:val="clear" w:color="auto" w:fill="auto"/>
            <w:noWrap/>
            <w:vAlign w:val="bottom"/>
            <w:hideMark/>
          </w:tcPr>
          <w:p w14:paraId="5F76DD9C" w14:textId="3E1D0CA8" w:rsidR="002D76E2" w:rsidRPr="006E7AB0" w:rsidRDefault="00FF654E" w:rsidP="006E7AB0">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w:t>
            </w:r>
          </w:p>
        </w:tc>
        <w:tc>
          <w:tcPr>
            <w:tcW w:w="1242" w:type="dxa"/>
            <w:tcBorders>
              <w:top w:val="nil"/>
              <w:left w:val="nil"/>
              <w:bottom w:val="nil"/>
              <w:right w:val="nil"/>
            </w:tcBorders>
            <w:shd w:val="clear" w:color="auto" w:fill="auto"/>
            <w:noWrap/>
            <w:vAlign w:val="bottom"/>
            <w:hideMark/>
          </w:tcPr>
          <w:p w14:paraId="6E209D22" w14:textId="7B7B5C6C" w:rsidR="002D76E2" w:rsidRPr="006E7AB0" w:rsidRDefault="00FF654E" w:rsidP="006E7AB0">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w:t>
            </w:r>
          </w:p>
        </w:tc>
        <w:tc>
          <w:tcPr>
            <w:tcW w:w="1055" w:type="dxa"/>
            <w:tcBorders>
              <w:top w:val="nil"/>
              <w:left w:val="nil"/>
              <w:bottom w:val="nil"/>
              <w:right w:val="nil"/>
            </w:tcBorders>
            <w:shd w:val="clear" w:color="auto" w:fill="auto"/>
            <w:noWrap/>
            <w:vAlign w:val="bottom"/>
            <w:hideMark/>
          </w:tcPr>
          <w:p w14:paraId="74391E08" w14:textId="4695A1CE" w:rsidR="002D76E2" w:rsidRPr="006E7AB0" w:rsidRDefault="00FF654E" w:rsidP="006E7AB0">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w:t>
            </w:r>
          </w:p>
        </w:tc>
        <w:tc>
          <w:tcPr>
            <w:tcW w:w="1406" w:type="dxa"/>
            <w:tcBorders>
              <w:top w:val="nil"/>
              <w:left w:val="nil"/>
              <w:bottom w:val="nil"/>
              <w:right w:val="nil"/>
            </w:tcBorders>
          </w:tcPr>
          <w:p w14:paraId="009876EE" w14:textId="756D3E5D" w:rsidR="002D76E2" w:rsidRPr="006E7AB0" w:rsidRDefault="00FF654E" w:rsidP="002D76E2">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w:t>
            </w:r>
          </w:p>
        </w:tc>
      </w:tr>
      <w:tr w:rsidR="002D76E2" w:rsidRPr="006E7AB0" w14:paraId="0A42D86E" w14:textId="74174812" w:rsidTr="002D76E2">
        <w:trPr>
          <w:trHeight w:val="222"/>
        </w:trPr>
        <w:tc>
          <w:tcPr>
            <w:tcW w:w="1785" w:type="dxa"/>
            <w:tcBorders>
              <w:top w:val="nil"/>
              <w:left w:val="nil"/>
              <w:bottom w:val="nil"/>
              <w:right w:val="nil"/>
            </w:tcBorders>
            <w:shd w:val="clear" w:color="auto" w:fill="auto"/>
            <w:noWrap/>
            <w:vAlign w:val="bottom"/>
            <w:hideMark/>
          </w:tcPr>
          <w:p w14:paraId="547A4A94" w14:textId="07CB873B" w:rsidR="002D76E2" w:rsidRPr="006E7AB0" w:rsidRDefault="002D76E2" w:rsidP="006E7AB0">
            <w:pPr>
              <w:spacing w:after="0" w:line="240" w:lineRule="auto"/>
              <w:rPr>
                <w:rFonts w:asciiTheme="minorHAnsi" w:hAnsiTheme="minorHAnsi"/>
                <w:color w:val="000000"/>
                <w:sz w:val="20"/>
                <w:szCs w:val="20"/>
                <w:lang w:val="en-US" w:bidi="ar-SA"/>
              </w:rPr>
            </w:pPr>
            <w:proofErr w:type="spellStart"/>
            <w:r w:rsidRPr="006E7AB0">
              <w:rPr>
                <w:rFonts w:asciiTheme="minorHAnsi" w:hAnsiTheme="minorHAnsi"/>
                <w:color w:val="000000"/>
                <w:sz w:val="20"/>
                <w:szCs w:val="20"/>
                <w:lang w:val="en-US" w:bidi="ar-SA"/>
              </w:rPr>
              <w:t>Scoma</w:t>
            </w:r>
            <w:proofErr w:type="spellEnd"/>
            <w:r w:rsidRPr="006E7AB0">
              <w:rPr>
                <w:rFonts w:asciiTheme="minorHAnsi" w:hAnsiTheme="minorHAnsi"/>
                <w:color w:val="000000"/>
                <w:sz w:val="20"/>
                <w:szCs w:val="20"/>
                <w:lang w:val="en-US" w:bidi="ar-SA"/>
              </w:rPr>
              <w:t xml:space="preserve"> 21-70</w:t>
            </w:r>
          </w:p>
        </w:tc>
        <w:tc>
          <w:tcPr>
            <w:tcW w:w="1104" w:type="dxa"/>
            <w:tcBorders>
              <w:top w:val="nil"/>
              <w:left w:val="nil"/>
              <w:bottom w:val="nil"/>
              <w:right w:val="nil"/>
            </w:tcBorders>
            <w:shd w:val="clear" w:color="auto" w:fill="auto"/>
            <w:noWrap/>
            <w:vAlign w:val="bottom"/>
            <w:hideMark/>
          </w:tcPr>
          <w:p w14:paraId="728BF9B6" w14:textId="3C8159A4"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0.525</w:t>
            </w:r>
          </w:p>
        </w:tc>
        <w:tc>
          <w:tcPr>
            <w:tcW w:w="913" w:type="dxa"/>
            <w:tcBorders>
              <w:top w:val="nil"/>
              <w:left w:val="nil"/>
              <w:bottom w:val="nil"/>
              <w:right w:val="nil"/>
            </w:tcBorders>
            <w:shd w:val="clear" w:color="auto" w:fill="auto"/>
            <w:noWrap/>
            <w:vAlign w:val="bottom"/>
            <w:hideMark/>
          </w:tcPr>
          <w:p w14:paraId="7EF7B52C" w14:textId="6A5B94BE"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4.5</w:t>
            </w:r>
          </w:p>
        </w:tc>
        <w:tc>
          <w:tcPr>
            <w:tcW w:w="970" w:type="dxa"/>
            <w:tcBorders>
              <w:top w:val="nil"/>
              <w:left w:val="nil"/>
              <w:bottom w:val="nil"/>
              <w:right w:val="nil"/>
            </w:tcBorders>
            <w:shd w:val="clear" w:color="auto" w:fill="auto"/>
            <w:noWrap/>
            <w:vAlign w:val="bottom"/>
            <w:hideMark/>
          </w:tcPr>
          <w:p w14:paraId="7FEE5523" w14:textId="29C39D34"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0.00</w:t>
            </w:r>
          </w:p>
        </w:tc>
        <w:tc>
          <w:tcPr>
            <w:tcW w:w="1242" w:type="dxa"/>
            <w:tcBorders>
              <w:top w:val="nil"/>
              <w:left w:val="nil"/>
              <w:bottom w:val="nil"/>
              <w:right w:val="nil"/>
            </w:tcBorders>
            <w:shd w:val="clear" w:color="auto" w:fill="auto"/>
            <w:noWrap/>
            <w:vAlign w:val="bottom"/>
            <w:hideMark/>
          </w:tcPr>
          <w:p w14:paraId="75451F2A" w14:textId="5791725C"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0.295</w:t>
            </w:r>
          </w:p>
        </w:tc>
        <w:tc>
          <w:tcPr>
            <w:tcW w:w="1055" w:type="dxa"/>
            <w:tcBorders>
              <w:top w:val="nil"/>
              <w:left w:val="nil"/>
              <w:bottom w:val="nil"/>
              <w:right w:val="nil"/>
            </w:tcBorders>
            <w:shd w:val="clear" w:color="auto" w:fill="auto"/>
            <w:noWrap/>
            <w:vAlign w:val="bottom"/>
            <w:hideMark/>
          </w:tcPr>
          <w:p w14:paraId="77C98D68" w14:textId="1877F355"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0.754</w:t>
            </w:r>
          </w:p>
        </w:tc>
        <w:tc>
          <w:tcPr>
            <w:tcW w:w="1406" w:type="dxa"/>
            <w:tcBorders>
              <w:top w:val="nil"/>
              <w:left w:val="nil"/>
              <w:bottom w:val="nil"/>
              <w:right w:val="nil"/>
            </w:tcBorders>
          </w:tcPr>
          <w:p w14:paraId="3C34E2E9" w14:textId="7AFE7084" w:rsidR="002D76E2" w:rsidRPr="006E7AB0" w:rsidRDefault="00FF654E" w:rsidP="002D76E2">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69.0</w:t>
            </w:r>
          </w:p>
        </w:tc>
      </w:tr>
      <w:tr w:rsidR="002D76E2" w:rsidRPr="006E7AB0" w14:paraId="1616C88C" w14:textId="53F1DA23" w:rsidTr="002D76E2">
        <w:trPr>
          <w:trHeight w:val="222"/>
        </w:trPr>
        <w:tc>
          <w:tcPr>
            <w:tcW w:w="1785" w:type="dxa"/>
            <w:tcBorders>
              <w:top w:val="nil"/>
              <w:left w:val="nil"/>
              <w:bottom w:val="nil"/>
              <w:right w:val="nil"/>
            </w:tcBorders>
            <w:shd w:val="clear" w:color="auto" w:fill="auto"/>
            <w:noWrap/>
            <w:vAlign w:val="bottom"/>
            <w:hideMark/>
          </w:tcPr>
          <w:p w14:paraId="41759B00" w14:textId="4EF3FF8C" w:rsidR="002D76E2" w:rsidRPr="006E7AB0" w:rsidRDefault="002D76E2" w:rsidP="006E7AB0">
            <w:pPr>
              <w:spacing w:after="0" w:line="240" w:lineRule="auto"/>
              <w:rPr>
                <w:rFonts w:asciiTheme="minorHAnsi" w:hAnsiTheme="minorHAnsi"/>
                <w:color w:val="000000"/>
                <w:sz w:val="20"/>
                <w:szCs w:val="20"/>
                <w:lang w:val="en-US" w:bidi="ar-SA"/>
              </w:rPr>
            </w:pPr>
            <w:proofErr w:type="spellStart"/>
            <w:r w:rsidRPr="006E7AB0">
              <w:rPr>
                <w:rFonts w:asciiTheme="minorHAnsi" w:hAnsiTheme="minorHAnsi"/>
                <w:color w:val="000000"/>
                <w:sz w:val="20"/>
                <w:szCs w:val="20"/>
                <w:lang w:val="en-US" w:bidi="ar-SA"/>
              </w:rPr>
              <w:t>Scoma</w:t>
            </w:r>
            <w:proofErr w:type="spellEnd"/>
            <w:r w:rsidRPr="006E7AB0">
              <w:rPr>
                <w:rFonts w:asciiTheme="minorHAnsi" w:hAnsiTheme="minorHAnsi"/>
                <w:color w:val="000000"/>
                <w:sz w:val="20"/>
                <w:szCs w:val="20"/>
                <w:lang w:val="en-US" w:bidi="ar-SA"/>
              </w:rPr>
              <w:t xml:space="preserve"> 71-100</w:t>
            </w:r>
          </w:p>
        </w:tc>
        <w:tc>
          <w:tcPr>
            <w:tcW w:w="1104" w:type="dxa"/>
            <w:tcBorders>
              <w:top w:val="nil"/>
              <w:left w:val="nil"/>
              <w:bottom w:val="nil"/>
              <w:right w:val="nil"/>
            </w:tcBorders>
            <w:shd w:val="clear" w:color="auto" w:fill="auto"/>
            <w:noWrap/>
            <w:vAlign w:val="bottom"/>
            <w:hideMark/>
          </w:tcPr>
          <w:p w14:paraId="57C81AD4" w14:textId="5EEAD23F"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0.084</w:t>
            </w:r>
          </w:p>
        </w:tc>
        <w:tc>
          <w:tcPr>
            <w:tcW w:w="913" w:type="dxa"/>
            <w:tcBorders>
              <w:top w:val="nil"/>
              <w:left w:val="nil"/>
              <w:bottom w:val="nil"/>
              <w:right w:val="nil"/>
            </w:tcBorders>
            <w:shd w:val="clear" w:color="auto" w:fill="auto"/>
            <w:noWrap/>
            <w:vAlign w:val="bottom"/>
            <w:hideMark/>
          </w:tcPr>
          <w:p w14:paraId="32BA09F6" w14:textId="57580AA6"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0.36</w:t>
            </w:r>
          </w:p>
        </w:tc>
        <w:tc>
          <w:tcPr>
            <w:tcW w:w="970" w:type="dxa"/>
            <w:tcBorders>
              <w:top w:val="nil"/>
              <w:left w:val="nil"/>
              <w:bottom w:val="nil"/>
              <w:right w:val="nil"/>
            </w:tcBorders>
            <w:shd w:val="clear" w:color="auto" w:fill="auto"/>
            <w:noWrap/>
            <w:vAlign w:val="bottom"/>
            <w:hideMark/>
          </w:tcPr>
          <w:p w14:paraId="261CFF21" w14:textId="1A329122"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0.72</w:t>
            </w:r>
          </w:p>
        </w:tc>
        <w:tc>
          <w:tcPr>
            <w:tcW w:w="1242" w:type="dxa"/>
            <w:tcBorders>
              <w:top w:val="nil"/>
              <w:left w:val="nil"/>
              <w:bottom w:val="nil"/>
              <w:right w:val="nil"/>
            </w:tcBorders>
            <w:shd w:val="clear" w:color="auto" w:fill="auto"/>
            <w:noWrap/>
            <w:vAlign w:val="bottom"/>
            <w:hideMark/>
          </w:tcPr>
          <w:p w14:paraId="417469E2" w14:textId="2E4083C1"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-0.371</w:t>
            </w:r>
          </w:p>
        </w:tc>
        <w:tc>
          <w:tcPr>
            <w:tcW w:w="1055" w:type="dxa"/>
            <w:tcBorders>
              <w:top w:val="nil"/>
              <w:left w:val="nil"/>
              <w:bottom w:val="nil"/>
              <w:right w:val="nil"/>
            </w:tcBorders>
            <w:shd w:val="clear" w:color="auto" w:fill="auto"/>
            <w:noWrap/>
            <w:vAlign w:val="bottom"/>
            <w:hideMark/>
          </w:tcPr>
          <w:p w14:paraId="2A0ED53A" w14:textId="57173B0F"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0.540</w:t>
            </w:r>
          </w:p>
        </w:tc>
        <w:tc>
          <w:tcPr>
            <w:tcW w:w="1406" w:type="dxa"/>
            <w:tcBorders>
              <w:top w:val="nil"/>
              <w:left w:val="nil"/>
              <w:bottom w:val="nil"/>
              <w:right w:val="nil"/>
            </w:tcBorders>
          </w:tcPr>
          <w:p w14:paraId="004A5439" w14:textId="0E2F662D" w:rsidR="002D76E2" w:rsidRPr="006E7AB0" w:rsidRDefault="00FF654E" w:rsidP="002D76E2">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8.8</w:t>
            </w:r>
          </w:p>
        </w:tc>
      </w:tr>
      <w:tr w:rsidR="002D76E2" w:rsidRPr="006E7AB0" w14:paraId="6E4B7CB7" w14:textId="3E8DCA93" w:rsidTr="002D76E2">
        <w:trPr>
          <w:trHeight w:val="222"/>
        </w:trPr>
        <w:tc>
          <w:tcPr>
            <w:tcW w:w="1785" w:type="dxa"/>
            <w:tcBorders>
              <w:top w:val="nil"/>
              <w:left w:val="nil"/>
              <w:bottom w:val="nil"/>
              <w:right w:val="nil"/>
            </w:tcBorders>
            <w:shd w:val="clear" w:color="auto" w:fill="auto"/>
            <w:noWrap/>
            <w:vAlign w:val="bottom"/>
            <w:hideMark/>
          </w:tcPr>
          <w:p w14:paraId="0318585D" w14:textId="3AFC4636" w:rsidR="002D76E2" w:rsidRPr="006E7AB0" w:rsidRDefault="002D76E2" w:rsidP="006E7AB0">
            <w:pPr>
              <w:spacing w:after="0" w:line="240" w:lineRule="auto"/>
              <w:rPr>
                <w:rFonts w:asciiTheme="minorHAnsi" w:hAnsiTheme="minorHAnsi"/>
                <w:color w:val="000000"/>
                <w:sz w:val="20"/>
                <w:szCs w:val="20"/>
                <w:lang w:val="en-US" w:bidi="ar-SA"/>
              </w:rPr>
            </w:pPr>
            <w:proofErr w:type="spellStart"/>
            <w:r w:rsidRPr="006E7AB0">
              <w:rPr>
                <w:rFonts w:asciiTheme="minorHAnsi" w:hAnsiTheme="minorHAnsi"/>
                <w:color w:val="000000"/>
                <w:sz w:val="20"/>
                <w:szCs w:val="20"/>
                <w:lang w:val="en-US" w:bidi="ar-SA"/>
              </w:rPr>
              <w:t>numco</w:t>
            </w:r>
            <w:proofErr w:type="spellEnd"/>
          </w:p>
        </w:tc>
        <w:tc>
          <w:tcPr>
            <w:tcW w:w="1104" w:type="dxa"/>
            <w:tcBorders>
              <w:top w:val="nil"/>
              <w:left w:val="nil"/>
              <w:bottom w:val="nil"/>
              <w:right w:val="nil"/>
            </w:tcBorders>
            <w:shd w:val="clear" w:color="auto" w:fill="auto"/>
            <w:noWrap/>
            <w:vAlign w:val="bottom"/>
            <w:hideMark/>
          </w:tcPr>
          <w:p w14:paraId="58028F6C" w14:textId="53C5C544"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-0.060</w:t>
            </w:r>
          </w:p>
        </w:tc>
        <w:tc>
          <w:tcPr>
            <w:tcW w:w="913" w:type="dxa"/>
            <w:tcBorders>
              <w:top w:val="nil"/>
              <w:left w:val="nil"/>
              <w:bottom w:val="nil"/>
              <w:right w:val="nil"/>
            </w:tcBorders>
            <w:shd w:val="clear" w:color="auto" w:fill="auto"/>
            <w:noWrap/>
            <w:vAlign w:val="bottom"/>
            <w:hideMark/>
          </w:tcPr>
          <w:p w14:paraId="7544FF72" w14:textId="235E6208"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-1.83</w:t>
            </w:r>
          </w:p>
        </w:tc>
        <w:tc>
          <w:tcPr>
            <w:tcW w:w="970" w:type="dxa"/>
            <w:tcBorders>
              <w:top w:val="nil"/>
              <w:left w:val="nil"/>
              <w:bottom w:val="nil"/>
              <w:right w:val="nil"/>
            </w:tcBorders>
            <w:shd w:val="clear" w:color="auto" w:fill="auto"/>
            <w:noWrap/>
            <w:vAlign w:val="bottom"/>
            <w:hideMark/>
          </w:tcPr>
          <w:p w14:paraId="7308A7C1" w14:textId="11453B54"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0.07</w:t>
            </w:r>
          </w:p>
        </w:tc>
        <w:tc>
          <w:tcPr>
            <w:tcW w:w="1242" w:type="dxa"/>
            <w:tcBorders>
              <w:top w:val="nil"/>
              <w:left w:val="nil"/>
              <w:bottom w:val="nil"/>
              <w:right w:val="nil"/>
            </w:tcBorders>
            <w:shd w:val="clear" w:color="auto" w:fill="auto"/>
            <w:noWrap/>
            <w:vAlign w:val="bottom"/>
            <w:hideMark/>
          </w:tcPr>
          <w:p w14:paraId="2E189452" w14:textId="6567B6D7"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-0.124</w:t>
            </w:r>
          </w:p>
        </w:tc>
        <w:tc>
          <w:tcPr>
            <w:tcW w:w="1055" w:type="dxa"/>
            <w:tcBorders>
              <w:top w:val="nil"/>
              <w:left w:val="nil"/>
              <w:bottom w:val="nil"/>
              <w:right w:val="nil"/>
            </w:tcBorders>
            <w:shd w:val="clear" w:color="auto" w:fill="auto"/>
            <w:noWrap/>
            <w:vAlign w:val="bottom"/>
            <w:hideMark/>
          </w:tcPr>
          <w:p w14:paraId="7FFED558" w14:textId="273DCD6E"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0.005</w:t>
            </w:r>
          </w:p>
        </w:tc>
        <w:tc>
          <w:tcPr>
            <w:tcW w:w="1406" w:type="dxa"/>
            <w:tcBorders>
              <w:top w:val="nil"/>
              <w:left w:val="nil"/>
              <w:bottom w:val="nil"/>
              <w:right w:val="nil"/>
            </w:tcBorders>
          </w:tcPr>
          <w:p w14:paraId="60A14843" w14:textId="56A93A4C" w:rsidR="002D76E2" w:rsidRPr="006E7AB0" w:rsidRDefault="000C7B89" w:rsidP="00427670">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-5.8</w:t>
            </w:r>
          </w:p>
        </w:tc>
      </w:tr>
      <w:tr w:rsidR="002D76E2" w:rsidRPr="006E7AB0" w14:paraId="0CC8053A" w14:textId="265E18EB" w:rsidTr="002D76E2">
        <w:trPr>
          <w:trHeight w:val="222"/>
        </w:trPr>
        <w:tc>
          <w:tcPr>
            <w:tcW w:w="1785" w:type="dxa"/>
            <w:tcBorders>
              <w:top w:val="nil"/>
              <w:left w:val="nil"/>
              <w:bottom w:val="nil"/>
              <w:right w:val="nil"/>
            </w:tcBorders>
            <w:shd w:val="clear" w:color="auto" w:fill="auto"/>
            <w:noWrap/>
            <w:vAlign w:val="bottom"/>
            <w:hideMark/>
          </w:tcPr>
          <w:p w14:paraId="60FC5A1C" w14:textId="352F469F" w:rsidR="002D76E2" w:rsidRPr="006E7AB0" w:rsidRDefault="002D76E2" w:rsidP="006E7AB0">
            <w:pPr>
              <w:spacing w:after="0" w:line="240" w:lineRule="auto"/>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hrtsp1</w:t>
            </w:r>
            <w:r w:rsidR="00752BEC">
              <w:rPr>
                <w:rFonts w:asciiTheme="minorHAnsi" w:hAnsiTheme="minorHAnsi"/>
                <w:color w:val="000000"/>
                <w:sz w:val="20"/>
                <w:szCs w:val="20"/>
                <w:lang w:val="en-US" w:bidi="ar-SA"/>
              </w:rPr>
              <w:t>*</w:t>
            </w:r>
          </w:p>
        </w:tc>
        <w:tc>
          <w:tcPr>
            <w:tcW w:w="1104" w:type="dxa"/>
            <w:tcBorders>
              <w:top w:val="nil"/>
              <w:left w:val="nil"/>
              <w:bottom w:val="nil"/>
              <w:right w:val="nil"/>
            </w:tcBorders>
            <w:shd w:val="clear" w:color="auto" w:fill="auto"/>
            <w:noWrap/>
            <w:vAlign w:val="bottom"/>
            <w:hideMark/>
          </w:tcPr>
          <w:p w14:paraId="4C19D816" w14:textId="60A2F265"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0.008</w:t>
            </w:r>
          </w:p>
        </w:tc>
        <w:tc>
          <w:tcPr>
            <w:tcW w:w="913" w:type="dxa"/>
            <w:tcBorders>
              <w:top w:val="nil"/>
              <w:left w:val="nil"/>
              <w:bottom w:val="nil"/>
              <w:right w:val="nil"/>
            </w:tcBorders>
            <w:shd w:val="clear" w:color="auto" w:fill="auto"/>
            <w:noWrap/>
            <w:vAlign w:val="bottom"/>
            <w:hideMark/>
          </w:tcPr>
          <w:p w14:paraId="16839DC2" w14:textId="58D1A41C"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1.4</w:t>
            </w:r>
          </w:p>
        </w:tc>
        <w:tc>
          <w:tcPr>
            <w:tcW w:w="970" w:type="dxa"/>
            <w:tcBorders>
              <w:top w:val="nil"/>
              <w:left w:val="nil"/>
              <w:bottom w:val="nil"/>
              <w:right w:val="nil"/>
            </w:tcBorders>
            <w:shd w:val="clear" w:color="auto" w:fill="auto"/>
            <w:noWrap/>
            <w:vAlign w:val="bottom"/>
            <w:hideMark/>
          </w:tcPr>
          <w:p w14:paraId="5247E62E" w14:textId="564729AD"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0.16</w:t>
            </w:r>
          </w:p>
        </w:tc>
        <w:tc>
          <w:tcPr>
            <w:tcW w:w="1242" w:type="dxa"/>
            <w:tcBorders>
              <w:top w:val="nil"/>
              <w:left w:val="nil"/>
              <w:bottom w:val="nil"/>
              <w:right w:val="nil"/>
            </w:tcBorders>
            <w:shd w:val="clear" w:color="auto" w:fill="auto"/>
            <w:noWrap/>
            <w:vAlign w:val="bottom"/>
            <w:hideMark/>
          </w:tcPr>
          <w:p w14:paraId="2B565039" w14:textId="182CCBF5"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-0.003</w:t>
            </w:r>
          </w:p>
        </w:tc>
        <w:tc>
          <w:tcPr>
            <w:tcW w:w="1055" w:type="dxa"/>
            <w:tcBorders>
              <w:top w:val="nil"/>
              <w:left w:val="nil"/>
              <w:bottom w:val="nil"/>
              <w:right w:val="nil"/>
            </w:tcBorders>
            <w:shd w:val="clear" w:color="auto" w:fill="auto"/>
            <w:noWrap/>
            <w:vAlign w:val="bottom"/>
            <w:hideMark/>
          </w:tcPr>
          <w:p w14:paraId="2950688F" w14:textId="548B7457"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0.019</w:t>
            </w:r>
          </w:p>
        </w:tc>
        <w:tc>
          <w:tcPr>
            <w:tcW w:w="1406" w:type="dxa"/>
            <w:tcBorders>
              <w:top w:val="nil"/>
              <w:left w:val="nil"/>
              <w:bottom w:val="nil"/>
              <w:right w:val="nil"/>
            </w:tcBorders>
          </w:tcPr>
          <w:p w14:paraId="02EEBC67" w14:textId="7A64BA39" w:rsidR="002D76E2" w:rsidRPr="006E7AB0" w:rsidRDefault="00427670" w:rsidP="00427670">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w:t>
            </w:r>
          </w:p>
        </w:tc>
      </w:tr>
      <w:tr w:rsidR="002D76E2" w:rsidRPr="006E7AB0" w14:paraId="0A9690D2" w14:textId="1BBE6468" w:rsidTr="002D76E2">
        <w:trPr>
          <w:trHeight w:val="222"/>
        </w:trPr>
        <w:tc>
          <w:tcPr>
            <w:tcW w:w="1785" w:type="dxa"/>
            <w:tcBorders>
              <w:top w:val="nil"/>
              <w:left w:val="nil"/>
              <w:bottom w:val="nil"/>
              <w:right w:val="nil"/>
            </w:tcBorders>
            <w:shd w:val="clear" w:color="auto" w:fill="auto"/>
            <w:noWrap/>
            <w:vAlign w:val="bottom"/>
            <w:hideMark/>
          </w:tcPr>
          <w:p w14:paraId="707D3C49" w14:textId="2DE08C02" w:rsidR="002D76E2" w:rsidRPr="006E7AB0" w:rsidRDefault="002D76E2" w:rsidP="006E7AB0">
            <w:pPr>
              <w:spacing w:after="0" w:line="240" w:lineRule="auto"/>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hrtsp2</w:t>
            </w:r>
          </w:p>
        </w:tc>
        <w:tc>
          <w:tcPr>
            <w:tcW w:w="1104" w:type="dxa"/>
            <w:tcBorders>
              <w:top w:val="nil"/>
              <w:left w:val="nil"/>
              <w:bottom w:val="nil"/>
              <w:right w:val="nil"/>
            </w:tcBorders>
            <w:shd w:val="clear" w:color="auto" w:fill="auto"/>
            <w:noWrap/>
            <w:vAlign w:val="bottom"/>
            <w:hideMark/>
          </w:tcPr>
          <w:p w14:paraId="0F7EC1E5" w14:textId="22DE2A5C"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-0.045</w:t>
            </w:r>
          </w:p>
        </w:tc>
        <w:tc>
          <w:tcPr>
            <w:tcW w:w="913" w:type="dxa"/>
            <w:tcBorders>
              <w:top w:val="nil"/>
              <w:left w:val="nil"/>
              <w:bottom w:val="nil"/>
              <w:right w:val="nil"/>
            </w:tcBorders>
            <w:shd w:val="clear" w:color="auto" w:fill="auto"/>
            <w:noWrap/>
            <w:vAlign w:val="bottom"/>
            <w:hideMark/>
          </w:tcPr>
          <w:p w14:paraId="0CE12DF5" w14:textId="1F7BDA26"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-1.04</w:t>
            </w:r>
          </w:p>
        </w:tc>
        <w:tc>
          <w:tcPr>
            <w:tcW w:w="970" w:type="dxa"/>
            <w:tcBorders>
              <w:top w:val="nil"/>
              <w:left w:val="nil"/>
              <w:bottom w:val="nil"/>
              <w:right w:val="nil"/>
            </w:tcBorders>
            <w:shd w:val="clear" w:color="auto" w:fill="auto"/>
            <w:noWrap/>
            <w:vAlign w:val="bottom"/>
            <w:hideMark/>
          </w:tcPr>
          <w:p w14:paraId="35ACD996" w14:textId="7CB4B724"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0.30</w:t>
            </w:r>
          </w:p>
        </w:tc>
        <w:tc>
          <w:tcPr>
            <w:tcW w:w="1242" w:type="dxa"/>
            <w:tcBorders>
              <w:top w:val="nil"/>
              <w:left w:val="nil"/>
              <w:bottom w:val="nil"/>
              <w:right w:val="nil"/>
            </w:tcBorders>
            <w:shd w:val="clear" w:color="auto" w:fill="auto"/>
            <w:noWrap/>
            <w:vAlign w:val="bottom"/>
            <w:hideMark/>
          </w:tcPr>
          <w:p w14:paraId="43241134" w14:textId="07E011A2"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-0.130</w:t>
            </w:r>
          </w:p>
        </w:tc>
        <w:tc>
          <w:tcPr>
            <w:tcW w:w="1055" w:type="dxa"/>
            <w:tcBorders>
              <w:top w:val="nil"/>
              <w:left w:val="nil"/>
              <w:bottom w:val="nil"/>
              <w:right w:val="nil"/>
            </w:tcBorders>
            <w:shd w:val="clear" w:color="auto" w:fill="auto"/>
            <w:noWrap/>
            <w:vAlign w:val="bottom"/>
            <w:hideMark/>
          </w:tcPr>
          <w:p w14:paraId="59B4DD31" w14:textId="405DA4D5"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0.040</w:t>
            </w:r>
          </w:p>
        </w:tc>
        <w:tc>
          <w:tcPr>
            <w:tcW w:w="1406" w:type="dxa"/>
            <w:tcBorders>
              <w:top w:val="nil"/>
              <w:left w:val="nil"/>
              <w:bottom w:val="nil"/>
              <w:right w:val="nil"/>
            </w:tcBorders>
          </w:tcPr>
          <w:p w14:paraId="721EAAF8" w14:textId="6AE12F14" w:rsidR="002D76E2" w:rsidRPr="006E7AB0" w:rsidRDefault="00427670" w:rsidP="00427670">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w:t>
            </w:r>
          </w:p>
        </w:tc>
      </w:tr>
      <w:tr w:rsidR="002D76E2" w:rsidRPr="006E7AB0" w14:paraId="0840D591" w14:textId="1D91DDFD" w:rsidTr="002D76E2">
        <w:trPr>
          <w:trHeight w:val="222"/>
        </w:trPr>
        <w:tc>
          <w:tcPr>
            <w:tcW w:w="1785" w:type="dxa"/>
            <w:tcBorders>
              <w:top w:val="nil"/>
              <w:left w:val="nil"/>
              <w:bottom w:val="nil"/>
              <w:right w:val="nil"/>
            </w:tcBorders>
            <w:shd w:val="clear" w:color="auto" w:fill="auto"/>
            <w:noWrap/>
            <w:vAlign w:val="bottom"/>
            <w:hideMark/>
          </w:tcPr>
          <w:p w14:paraId="4D3E90F8" w14:textId="278F66C0" w:rsidR="002D76E2" w:rsidRPr="006E7AB0" w:rsidRDefault="002D76E2" w:rsidP="006E7AB0">
            <w:pPr>
              <w:spacing w:after="0" w:line="240" w:lineRule="auto"/>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hrtsp3</w:t>
            </w:r>
          </w:p>
        </w:tc>
        <w:tc>
          <w:tcPr>
            <w:tcW w:w="1104" w:type="dxa"/>
            <w:tcBorders>
              <w:top w:val="nil"/>
              <w:left w:val="nil"/>
              <w:bottom w:val="nil"/>
              <w:right w:val="nil"/>
            </w:tcBorders>
            <w:shd w:val="clear" w:color="auto" w:fill="auto"/>
            <w:noWrap/>
            <w:vAlign w:val="bottom"/>
            <w:hideMark/>
          </w:tcPr>
          <w:p w14:paraId="744C5B46" w14:textId="2B8E1063"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0.139</w:t>
            </w:r>
          </w:p>
        </w:tc>
        <w:tc>
          <w:tcPr>
            <w:tcW w:w="913" w:type="dxa"/>
            <w:tcBorders>
              <w:top w:val="nil"/>
              <w:left w:val="nil"/>
              <w:bottom w:val="nil"/>
              <w:right w:val="nil"/>
            </w:tcBorders>
            <w:shd w:val="clear" w:color="auto" w:fill="auto"/>
            <w:noWrap/>
            <w:vAlign w:val="bottom"/>
            <w:hideMark/>
          </w:tcPr>
          <w:p w14:paraId="30567CD3" w14:textId="12474DC4"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1.1</w:t>
            </w:r>
          </w:p>
        </w:tc>
        <w:tc>
          <w:tcPr>
            <w:tcW w:w="970" w:type="dxa"/>
            <w:tcBorders>
              <w:top w:val="nil"/>
              <w:left w:val="nil"/>
              <w:bottom w:val="nil"/>
              <w:right w:val="nil"/>
            </w:tcBorders>
            <w:shd w:val="clear" w:color="auto" w:fill="auto"/>
            <w:noWrap/>
            <w:vAlign w:val="bottom"/>
            <w:hideMark/>
          </w:tcPr>
          <w:p w14:paraId="00FF6FD1" w14:textId="27C21177"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0.27</w:t>
            </w:r>
          </w:p>
        </w:tc>
        <w:tc>
          <w:tcPr>
            <w:tcW w:w="1242" w:type="dxa"/>
            <w:tcBorders>
              <w:top w:val="nil"/>
              <w:left w:val="nil"/>
              <w:bottom w:val="nil"/>
              <w:right w:val="nil"/>
            </w:tcBorders>
            <w:shd w:val="clear" w:color="auto" w:fill="auto"/>
            <w:noWrap/>
            <w:vAlign w:val="bottom"/>
            <w:hideMark/>
          </w:tcPr>
          <w:p w14:paraId="62714B23" w14:textId="2BE580B6"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-0.110</w:t>
            </w:r>
          </w:p>
        </w:tc>
        <w:tc>
          <w:tcPr>
            <w:tcW w:w="1055" w:type="dxa"/>
            <w:tcBorders>
              <w:top w:val="nil"/>
              <w:left w:val="nil"/>
              <w:bottom w:val="nil"/>
              <w:right w:val="nil"/>
            </w:tcBorders>
            <w:shd w:val="clear" w:color="auto" w:fill="auto"/>
            <w:noWrap/>
            <w:vAlign w:val="bottom"/>
            <w:hideMark/>
          </w:tcPr>
          <w:p w14:paraId="2F5C6FFC" w14:textId="4FE01BEA"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0.388</w:t>
            </w:r>
          </w:p>
        </w:tc>
        <w:tc>
          <w:tcPr>
            <w:tcW w:w="1406" w:type="dxa"/>
            <w:tcBorders>
              <w:top w:val="nil"/>
              <w:left w:val="nil"/>
              <w:bottom w:val="nil"/>
              <w:right w:val="nil"/>
            </w:tcBorders>
          </w:tcPr>
          <w:p w14:paraId="7FFDE9FB" w14:textId="5BD7F013" w:rsidR="002D76E2" w:rsidRPr="006E7AB0" w:rsidRDefault="00427670" w:rsidP="00427670">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w:t>
            </w:r>
          </w:p>
        </w:tc>
      </w:tr>
      <w:tr w:rsidR="002D76E2" w:rsidRPr="006E7AB0" w14:paraId="2606A022" w14:textId="4B062F6E" w:rsidTr="002D76E2">
        <w:trPr>
          <w:trHeight w:val="222"/>
        </w:trPr>
        <w:tc>
          <w:tcPr>
            <w:tcW w:w="1785" w:type="dxa"/>
            <w:tcBorders>
              <w:top w:val="nil"/>
              <w:left w:val="nil"/>
              <w:right w:val="nil"/>
            </w:tcBorders>
            <w:shd w:val="clear" w:color="auto" w:fill="auto"/>
            <w:noWrap/>
            <w:vAlign w:val="bottom"/>
            <w:hideMark/>
          </w:tcPr>
          <w:p w14:paraId="3A4DC5F0" w14:textId="6888E7C0" w:rsidR="002D76E2" w:rsidRPr="006E7AB0" w:rsidRDefault="002D76E2" w:rsidP="006E7AB0">
            <w:pPr>
              <w:spacing w:after="0" w:line="240" w:lineRule="auto"/>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hrtsp4</w:t>
            </w:r>
          </w:p>
        </w:tc>
        <w:tc>
          <w:tcPr>
            <w:tcW w:w="1104" w:type="dxa"/>
            <w:tcBorders>
              <w:top w:val="nil"/>
              <w:left w:val="nil"/>
              <w:right w:val="nil"/>
            </w:tcBorders>
            <w:shd w:val="clear" w:color="auto" w:fill="auto"/>
            <w:noWrap/>
            <w:vAlign w:val="bottom"/>
            <w:hideMark/>
          </w:tcPr>
          <w:p w14:paraId="54AF4CBF" w14:textId="2AE97AB8"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-0.239</w:t>
            </w:r>
          </w:p>
        </w:tc>
        <w:tc>
          <w:tcPr>
            <w:tcW w:w="913" w:type="dxa"/>
            <w:tcBorders>
              <w:top w:val="nil"/>
              <w:left w:val="nil"/>
              <w:right w:val="nil"/>
            </w:tcBorders>
            <w:shd w:val="clear" w:color="auto" w:fill="auto"/>
            <w:noWrap/>
            <w:vAlign w:val="bottom"/>
            <w:hideMark/>
          </w:tcPr>
          <w:p w14:paraId="64201CF1" w14:textId="0F15F330"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-1.25</w:t>
            </w:r>
          </w:p>
        </w:tc>
        <w:tc>
          <w:tcPr>
            <w:tcW w:w="970" w:type="dxa"/>
            <w:tcBorders>
              <w:top w:val="nil"/>
              <w:left w:val="nil"/>
              <w:right w:val="nil"/>
            </w:tcBorders>
            <w:shd w:val="clear" w:color="auto" w:fill="auto"/>
            <w:noWrap/>
            <w:vAlign w:val="bottom"/>
            <w:hideMark/>
          </w:tcPr>
          <w:p w14:paraId="3F03366C" w14:textId="4256F9FA"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0.21</w:t>
            </w:r>
          </w:p>
        </w:tc>
        <w:tc>
          <w:tcPr>
            <w:tcW w:w="1242" w:type="dxa"/>
            <w:tcBorders>
              <w:top w:val="nil"/>
              <w:left w:val="nil"/>
              <w:right w:val="nil"/>
            </w:tcBorders>
            <w:shd w:val="clear" w:color="auto" w:fill="auto"/>
            <w:noWrap/>
            <w:vAlign w:val="bottom"/>
            <w:hideMark/>
          </w:tcPr>
          <w:p w14:paraId="794BA426" w14:textId="077A156C"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-0.616</w:t>
            </w:r>
          </w:p>
        </w:tc>
        <w:tc>
          <w:tcPr>
            <w:tcW w:w="1055" w:type="dxa"/>
            <w:tcBorders>
              <w:top w:val="nil"/>
              <w:left w:val="nil"/>
              <w:right w:val="nil"/>
            </w:tcBorders>
            <w:shd w:val="clear" w:color="auto" w:fill="auto"/>
            <w:noWrap/>
            <w:vAlign w:val="bottom"/>
            <w:hideMark/>
          </w:tcPr>
          <w:p w14:paraId="65E53A9E" w14:textId="6C25B0EA"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0.137</w:t>
            </w:r>
          </w:p>
        </w:tc>
        <w:tc>
          <w:tcPr>
            <w:tcW w:w="1406" w:type="dxa"/>
            <w:tcBorders>
              <w:top w:val="nil"/>
              <w:left w:val="nil"/>
              <w:right w:val="nil"/>
            </w:tcBorders>
          </w:tcPr>
          <w:p w14:paraId="47566282" w14:textId="0621F2A1" w:rsidR="002D76E2" w:rsidRPr="006E7AB0" w:rsidRDefault="00427670" w:rsidP="00427670">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w:t>
            </w:r>
          </w:p>
        </w:tc>
      </w:tr>
      <w:tr w:rsidR="002D76E2" w:rsidRPr="006E7AB0" w14:paraId="5EE6B755" w14:textId="580DDD02" w:rsidTr="002D76E2">
        <w:trPr>
          <w:trHeight w:val="222"/>
        </w:trPr>
        <w:tc>
          <w:tcPr>
            <w:tcW w:w="1785" w:type="dxa"/>
            <w:tcBorders>
              <w:top w:val="nil"/>
              <w:left w:val="nil"/>
              <w:bottom w:val="nil"/>
              <w:right w:val="nil"/>
            </w:tcBorders>
            <w:shd w:val="clear" w:color="auto" w:fill="auto"/>
            <w:noWrap/>
            <w:vAlign w:val="bottom"/>
            <w:hideMark/>
          </w:tcPr>
          <w:p w14:paraId="6739FEEF" w14:textId="71B51228" w:rsidR="002D76E2" w:rsidRPr="006E7AB0" w:rsidRDefault="002D76E2" w:rsidP="006E7AB0">
            <w:pPr>
              <w:spacing w:after="0" w:line="240" w:lineRule="auto"/>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meanbpsp1</w:t>
            </w:r>
            <w:r w:rsidR="00752BEC">
              <w:rPr>
                <w:rFonts w:asciiTheme="minorHAnsi" w:hAnsiTheme="minorHAnsi"/>
                <w:color w:val="000000"/>
                <w:sz w:val="20"/>
                <w:szCs w:val="20"/>
                <w:lang w:val="en-US" w:bidi="ar-SA"/>
              </w:rPr>
              <w:t>*</w:t>
            </w:r>
          </w:p>
        </w:tc>
        <w:tc>
          <w:tcPr>
            <w:tcW w:w="1104" w:type="dxa"/>
            <w:tcBorders>
              <w:top w:val="nil"/>
              <w:left w:val="nil"/>
              <w:bottom w:val="nil"/>
              <w:right w:val="nil"/>
            </w:tcBorders>
            <w:shd w:val="clear" w:color="auto" w:fill="auto"/>
            <w:noWrap/>
            <w:vAlign w:val="bottom"/>
            <w:hideMark/>
          </w:tcPr>
          <w:p w14:paraId="36F5F4B6" w14:textId="162385DA"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0.014</w:t>
            </w:r>
          </w:p>
        </w:tc>
        <w:tc>
          <w:tcPr>
            <w:tcW w:w="913" w:type="dxa"/>
            <w:tcBorders>
              <w:top w:val="nil"/>
              <w:left w:val="nil"/>
              <w:bottom w:val="nil"/>
              <w:right w:val="nil"/>
            </w:tcBorders>
            <w:shd w:val="clear" w:color="auto" w:fill="auto"/>
            <w:noWrap/>
            <w:vAlign w:val="bottom"/>
            <w:hideMark/>
          </w:tcPr>
          <w:p w14:paraId="14B9B473" w14:textId="0E3C990E"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1.82</w:t>
            </w:r>
          </w:p>
        </w:tc>
        <w:tc>
          <w:tcPr>
            <w:tcW w:w="970" w:type="dxa"/>
            <w:tcBorders>
              <w:top w:val="nil"/>
              <w:left w:val="nil"/>
              <w:bottom w:val="nil"/>
              <w:right w:val="nil"/>
            </w:tcBorders>
            <w:shd w:val="clear" w:color="auto" w:fill="auto"/>
            <w:noWrap/>
            <w:vAlign w:val="bottom"/>
            <w:hideMark/>
          </w:tcPr>
          <w:p w14:paraId="334C5A73" w14:textId="330EA617"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0.07</w:t>
            </w:r>
          </w:p>
        </w:tc>
        <w:tc>
          <w:tcPr>
            <w:tcW w:w="1242" w:type="dxa"/>
            <w:tcBorders>
              <w:top w:val="nil"/>
              <w:left w:val="nil"/>
              <w:bottom w:val="nil"/>
              <w:right w:val="nil"/>
            </w:tcBorders>
            <w:shd w:val="clear" w:color="auto" w:fill="auto"/>
            <w:noWrap/>
            <w:vAlign w:val="bottom"/>
            <w:hideMark/>
          </w:tcPr>
          <w:p w14:paraId="1336A9DF" w14:textId="19D81E8D"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-0.001</w:t>
            </w:r>
          </w:p>
        </w:tc>
        <w:tc>
          <w:tcPr>
            <w:tcW w:w="1055" w:type="dxa"/>
            <w:tcBorders>
              <w:top w:val="nil"/>
              <w:left w:val="nil"/>
              <w:bottom w:val="nil"/>
              <w:right w:val="nil"/>
            </w:tcBorders>
            <w:shd w:val="clear" w:color="auto" w:fill="auto"/>
            <w:noWrap/>
            <w:vAlign w:val="bottom"/>
            <w:hideMark/>
          </w:tcPr>
          <w:p w14:paraId="331F9D6A" w14:textId="35CDC190"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0.030</w:t>
            </w:r>
          </w:p>
        </w:tc>
        <w:tc>
          <w:tcPr>
            <w:tcW w:w="1406" w:type="dxa"/>
            <w:tcBorders>
              <w:top w:val="nil"/>
              <w:left w:val="nil"/>
              <w:bottom w:val="nil"/>
              <w:right w:val="nil"/>
            </w:tcBorders>
          </w:tcPr>
          <w:p w14:paraId="26E47004" w14:textId="5F65C947" w:rsidR="002D76E2" w:rsidRPr="006E7AB0" w:rsidRDefault="00427670" w:rsidP="00427670">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w:t>
            </w:r>
          </w:p>
        </w:tc>
      </w:tr>
      <w:tr w:rsidR="002D76E2" w:rsidRPr="006E7AB0" w14:paraId="4AB8E336" w14:textId="77777777" w:rsidTr="002D76E2">
        <w:trPr>
          <w:trHeight w:val="222"/>
        </w:trPr>
        <w:tc>
          <w:tcPr>
            <w:tcW w:w="1785" w:type="dxa"/>
            <w:tcBorders>
              <w:top w:val="nil"/>
              <w:left w:val="nil"/>
              <w:bottom w:val="nil"/>
              <w:right w:val="nil"/>
            </w:tcBorders>
            <w:shd w:val="clear" w:color="auto" w:fill="auto"/>
            <w:noWrap/>
            <w:vAlign w:val="bottom"/>
          </w:tcPr>
          <w:p w14:paraId="6A08BD43" w14:textId="31878B9A" w:rsidR="002D76E2" w:rsidRPr="006E7AB0" w:rsidRDefault="002D76E2" w:rsidP="006E7AB0">
            <w:pPr>
              <w:spacing w:after="0" w:line="240" w:lineRule="auto"/>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meanbpsp2</w:t>
            </w:r>
          </w:p>
        </w:tc>
        <w:tc>
          <w:tcPr>
            <w:tcW w:w="1104" w:type="dxa"/>
            <w:tcBorders>
              <w:top w:val="nil"/>
              <w:left w:val="nil"/>
              <w:bottom w:val="nil"/>
              <w:right w:val="nil"/>
            </w:tcBorders>
            <w:shd w:val="clear" w:color="auto" w:fill="auto"/>
            <w:noWrap/>
            <w:vAlign w:val="bottom"/>
          </w:tcPr>
          <w:p w14:paraId="6C5199D7" w14:textId="38036811"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-0.170</w:t>
            </w:r>
          </w:p>
        </w:tc>
        <w:tc>
          <w:tcPr>
            <w:tcW w:w="913" w:type="dxa"/>
            <w:tcBorders>
              <w:top w:val="nil"/>
              <w:left w:val="nil"/>
              <w:bottom w:val="nil"/>
              <w:right w:val="nil"/>
            </w:tcBorders>
            <w:shd w:val="clear" w:color="auto" w:fill="auto"/>
            <w:noWrap/>
            <w:vAlign w:val="bottom"/>
          </w:tcPr>
          <w:p w14:paraId="1187B988" w14:textId="75BC14D6"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-2.1</w:t>
            </w:r>
          </w:p>
        </w:tc>
        <w:tc>
          <w:tcPr>
            <w:tcW w:w="970" w:type="dxa"/>
            <w:tcBorders>
              <w:top w:val="nil"/>
              <w:left w:val="nil"/>
              <w:bottom w:val="nil"/>
              <w:right w:val="nil"/>
            </w:tcBorders>
            <w:shd w:val="clear" w:color="auto" w:fill="auto"/>
            <w:noWrap/>
            <w:vAlign w:val="bottom"/>
          </w:tcPr>
          <w:p w14:paraId="1EE54397" w14:textId="4B784C94"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0.04</w:t>
            </w:r>
          </w:p>
        </w:tc>
        <w:tc>
          <w:tcPr>
            <w:tcW w:w="1242" w:type="dxa"/>
            <w:tcBorders>
              <w:top w:val="nil"/>
              <w:left w:val="nil"/>
              <w:bottom w:val="nil"/>
              <w:right w:val="nil"/>
            </w:tcBorders>
            <w:shd w:val="clear" w:color="auto" w:fill="auto"/>
            <w:noWrap/>
            <w:vAlign w:val="bottom"/>
          </w:tcPr>
          <w:p w14:paraId="5C5EBFA3" w14:textId="611EA6E6"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-0.328</w:t>
            </w:r>
          </w:p>
        </w:tc>
        <w:tc>
          <w:tcPr>
            <w:tcW w:w="1055" w:type="dxa"/>
            <w:tcBorders>
              <w:top w:val="nil"/>
              <w:left w:val="nil"/>
              <w:bottom w:val="nil"/>
              <w:right w:val="nil"/>
            </w:tcBorders>
            <w:shd w:val="clear" w:color="auto" w:fill="auto"/>
            <w:noWrap/>
            <w:vAlign w:val="bottom"/>
          </w:tcPr>
          <w:p w14:paraId="39EAAA81" w14:textId="6FF5BD4A"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-0.011</w:t>
            </w:r>
          </w:p>
        </w:tc>
        <w:tc>
          <w:tcPr>
            <w:tcW w:w="1406" w:type="dxa"/>
            <w:tcBorders>
              <w:top w:val="nil"/>
              <w:left w:val="nil"/>
              <w:bottom w:val="nil"/>
              <w:right w:val="nil"/>
            </w:tcBorders>
          </w:tcPr>
          <w:p w14:paraId="7A9BEBFB" w14:textId="5EE78ADF" w:rsidR="002D76E2" w:rsidRPr="006E7AB0" w:rsidRDefault="00427670" w:rsidP="00427670">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w:t>
            </w:r>
          </w:p>
        </w:tc>
      </w:tr>
      <w:tr w:rsidR="002D76E2" w:rsidRPr="006E7AB0" w14:paraId="095E7A89" w14:textId="77777777" w:rsidTr="002D76E2">
        <w:trPr>
          <w:trHeight w:val="222"/>
        </w:trPr>
        <w:tc>
          <w:tcPr>
            <w:tcW w:w="1785" w:type="dxa"/>
            <w:tcBorders>
              <w:top w:val="nil"/>
              <w:left w:val="nil"/>
              <w:bottom w:val="nil"/>
              <w:right w:val="nil"/>
            </w:tcBorders>
            <w:shd w:val="clear" w:color="auto" w:fill="auto"/>
            <w:noWrap/>
            <w:vAlign w:val="bottom"/>
          </w:tcPr>
          <w:p w14:paraId="0DE2178B" w14:textId="416BA3C3" w:rsidR="002D76E2" w:rsidRPr="006E7AB0" w:rsidRDefault="002D76E2" w:rsidP="006E7AB0">
            <w:pPr>
              <w:spacing w:after="0" w:line="240" w:lineRule="auto"/>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meanbpsp3</w:t>
            </w:r>
          </w:p>
        </w:tc>
        <w:tc>
          <w:tcPr>
            <w:tcW w:w="1104" w:type="dxa"/>
            <w:tcBorders>
              <w:top w:val="nil"/>
              <w:left w:val="nil"/>
              <w:bottom w:val="nil"/>
              <w:right w:val="nil"/>
            </w:tcBorders>
            <w:shd w:val="clear" w:color="auto" w:fill="auto"/>
            <w:noWrap/>
            <w:vAlign w:val="bottom"/>
          </w:tcPr>
          <w:p w14:paraId="35ADDF14" w14:textId="59764E9F"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0.544</w:t>
            </w:r>
          </w:p>
        </w:tc>
        <w:tc>
          <w:tcPr>
            <w:tcW w:w="913" w:type="dxa"/>
            <w:tcBorders>
              <w:top w:val="nil"/>
              <w:left w:val="nil"/>
              <w:bottom w:val="nil"/>
              <w:right w:val="nil"/>
            </w:tcBorders>
            <w:shd w:val="clear" w:color="auto" w:fill="auto"/>
            <w:noWrap/>
            <w:vAlign w:val="bottom"/>
          </w:tcPr>
          <w:p w14:paraId="6A53C2DA" w14:textId="2AB32159"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1.83</w:t>
            </w:r>
          </w:p>
        </w:tc>
        <w:tc>
          <w:tcPr>
            <w:tcW w:w="970" w:type="dxa"/>
            <w:tcBorders>
              <w:top w:val="nil"/>
              <w:left w:val="nil"/>
              <w:bottom w:val="nil"/>
              <w:right w:val="nil"/>
            </w:tcBorders>
            <w:shd w:val="clear" w:color="auto" w:fill="auto"/>
            <w:noWrap/>
            <w:vAlign w:val="bottom"/>
          </w:tcPr>
          <w:p w14:paraId="2A671511" w14:textId="35132947"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0.07</w:t>
            </w:r>
          </w:p>
        </w:tc>
        <w:tc>
          <w:tcPr>
            <w:tcW w:w="1242" w:type="dxa"/>
            <w:tcBorders>
              <w:top w:val="nil"/>
              <w:left w:val="nil"/>
              <w:bottom w:val="nil"/>
              <w:right w:val="nil"/>
            </w:tcBorders>
            <w:shd w:val="clear" w:color="auto" w:fill="auto"/>
            <w:noWrap/>
            <w:vAlign w:val="bottom"/>
          </w:tcPr>
          <w:p w14:paraId="4F9FE7EB" w14:textId="3B234962"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-0.041</w:t>
            </w:r>
          </w:p>
        </w:tc>
        <w:tc>
          <w:tcPr>
            <w:tcW w:w="1055" w:type="dxa"/>
            <w:tcBorders>
              <w:top w:val="nil"/>
              <w:left w:val="nil"/>
              <w:bottom w:val="nil"/>
              <w:right w:val="nil"/>
            </w:tcBorders>
            <w:shd w:val="clear" w:color="auto" w:fill="auto"/>
            <w:noWrap/>
            <w:vAlign w:val="bottom"/>
          </w:tcPr>
          <w:p w14:paraId="44910BCC" w14:textId="53C2FE1B"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1.128</w:t>
            </w:r>
          </w:p>
        </w:tc>
        <w:tc>
          <w:tcPr>
            <w:tcW w:w="1406" w:type="dxa"/>
            <w:tcBorders>
              <w:top w:val="nil"/>
              <w:left w:val="nil"/>
              <w:bottom w:val="nil"/>
              <w:right w:val="nil"/>
            </w:tcBorders>
          </w:tcPr>
          <w:p w14:paraId="0B7E5A65" w14:textId="73C7844B" w:rsidR="002D76E2" w:rsidRPr="006E7AB0" w:rsidRDefault="00427670" w:rsidP="00427670">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w:t>
            </w:r>
          </w:p>
        </w:tc>
      </w:tr>
      <w:tr w:rsidR="002D76E2" w:rsidRPr="006E7AB0" w14:paraId="5D09F4E6" w14:textId="77777777" w:rsidTr="002D76E2">
        <w:trPr>
          <w:trHeight w:val="222"/>
        </w:trPr>
        <w:tc>
          <w:tcPr>
            <w:tcW w:w="1785" w:type="dxa"/>
            <w:tcBorders>
              <w:top w:val="nil"/>
              <w:left w:val="nil"/>
              <w:right w:val="nil"/>
            </w:tcBorders>
            <w:shd w:val="clear" w:color="auto" w:fill="auto"/>
            <w:noWrap/>
            <w:vAlign w:val="bottom"/>
          </w:tcPr>
          <w:p w14:paraId="4F4D3022" w14:textId="7A9B32EA" w:rsidR="002D76E2" w:rsidRPr="006E7AB0" w:rsidRDefault="002D76E2" w:rsidP="006E7AB0">
            <w:pPr>
              <w:spacing w:after="0" w:line="240" w:lineRule="auto"/>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meanbpsp4</w:t>
            </w:r>
          </w:p>
        </w:tc>
        <w:tc>
          <w:tcPr>
            <w:tcW w:w="1104" w:type="dxa"/>
            <w:tcBorders>
              <w:top w:val="nil"/>
              <w:left w:val="nil"/>
              <w:right w:val="nil"/>
            </w:tcBorders>
            <w:shd w:val="clear" w:color="auto" w:fill="auto"/>
            <w:noWrap/>
            <w:vAlign w:val="bottom"/>
          </w:tcPr>
          <w:p w14:paraId="5F3C6509" w14:textId="2EFD246F"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-0.417</w:t>
            </w:r>
          </w:p>
        </w:tc>
        <w:tc>
          <w:tcPr>
            <w:tcW w:w="913" w:type="dxa"/>
            <w:tcBorders>
              <w:top w:val="nil"/>
              <w:left w:val="nil"/>
              <w:right w:val="nil"/>
            </w:tcBorders>
            <w:shd w:val="clear" w:color="auto" w:fill="auto"/>
            <w:noWrap/>
            <w:vAlign w:val="bottom"/>
          </w:tcPr>
          <w:p w14:paraId="2AFCFE8F" w14:textId="406B7FAE"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-1.43</w:t>
            </w:r>
          </w:p>
        </w:tc>
        <w:tc>
          <w:tcPr>
            <w:tcW w:w="970" w:type="dxa"/>
            <w:tcBorders>
              <w:top w:val="nil"/>
              <w:left w:val="nil"/>
              <w:right w:val="nil"/>
            </w:tcBorders>
            <w:shd w:val="clear" w:color="auto" w:fill="auto"/>
            <w:noWrap/>
            <w:vAlign w:val="bottom"/>
          </w:tcPr>
          <w:p w14:paraId="46BE8A31" w14:textId="770E0961"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0.15</w:t>
            </w:r>
          </w:p>
        </w:tc>
        <w:tc>
          <w:tcPr>
            <w:tcW w:w="1242" w:type="dxa"/>
            <w:tcBorders>
              <w:top w:val="nil"/>
              <w:left w:val="nil"/>
              <w:right w:val="nil"/>
            </w:tcBorders>
            <w:shd w:val="clear" w:color="auto" w:fill="auto"/>
            <w:noWrap/>
            <w:vAlign w:val="bottom"/>
          </w:tcPr>
          <w:p w14:paraId="16C85644" w14:textId="708ABFE7"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-0.992</w:t>
            </w:r>
          </w:p>
        </w:tc>
        <w:tc>
          <w:tcPr>
            <w:tcW w:w="1055" w:type="dxa"/>
            <w:tcBorders>
              <w:top w:val="nil"/>
              <w:left w:val="nil"/>
              <w:right w:val="nil"/>
            </w:tcBorders>
            <w:shd w:val="clear" w:color="auto" w:fill="auto"/>
            <w:noWrap/>
            <w:vAlign w:val="bottom"/>
          </w:tcPr>
          <w:p w14:paraId="1EA227BA" w14:textId="15F0EFE4"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0.158</w:t>
            </w:r>
          </w:p>
        </w:tc>
        <w:tc>
          <w:tcPr>
            <w:tcW w:w="1406" w:type="dxa"/>
            <w:tcBorders>
              <w:top w:val="nil"/>
              <w:left w:val="nil"/>
              <w:right w:val="nil"/>
            </w:tcBorders>
          </w:tcPr>
          <w:p w14:paraId="4DDAC6D0" w14:textId="6F448D6A" w:rsidR="002D76E2" w:rsidRPr="006E7AB0" w:rsidRDefault="00427670" w:rsidP="00427670">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w:t>
            </w:r>
          </w:p>
        </w:tc>
      </w:tr>
      <w:tr w:rsidR="002D76E2" w:rsidRPr="006E7AB0" w14:paraId="1B8484E9" w14:textId="77777777" w:rsidTr="002D76E2">
        <w:trPr>
          <w:trHeight w:val="222"/>
        </w:trPr>
        <w:tc>
          <w:tcPr>
            <w:tcW w:w="1785" w:type="dxa"/>
            <w:tcBorders>
              <w:top w:val="nil"/>
              <w:left w:val="nil"/>
              <w:bottom w:val="single" w:sz="4" w:space="0" w:color="auto"/>
              <w:right w:val="nil"/>
            </w:tcBorders>
            <w:shd w:val="clear" w:color="auto" w:fill="auto"/>
            <w:noWrap/>
            <w:vAlign w:val="bottom"/>
          </w:tcPr>
          <w:p w14:paraId="55BCB428" w14:textId="572FB1C1" w:rsidR="002D76E2" w:rsidRPr="006E7AB0" w:rsidRDefault="002D76E2" w:rsidP="006E7AB0">
            <w:pPr>
              <w:spacing w:after="0" w:line="240" w:lineRule="auto"/>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_cons</w:t>
            </w:r>
          </w:p>
        </w:tc>
        <w:tc>
          <w:tcPr>
            <w:tcW w:w="1104" w:type="dxa"/>
            <w:tcBorders>
              <w:top w:val="nil"/>
              <w:left w:val="nil"/>
              <w:bottom w:val="single" w:sz="4" w:space="0" w:color="auto"/>
              <w:right w:val="nil"/>
            </w:tcBorders>
            <w:shd w:val="clear" w:color="auto" w:fill="auto"/>
            <w:noWrap/>
            <w:vAlign w:val="bottom"/>
          </w:tcPr>
          <w:p w14:paraId="43584F7A" w14:textId="5BC30E3B"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6.233</w:t>
            </w:r>
          </w:p>
        </w:tc>
        <w:tc>
          <w:tcPr>
            <w:tcW w:w="913" w:type="dxa"/>
            <w:tcBorders>
              <w:top w:val="nil"/>
              <w:left w:val="nil"/>
              <w:bottom w:val="single" w:sz="4" w:space="0" w:color="auto"/>
              <w:right w:val="nil"/>
            </w:tcBorders>
            <w:shd w:val="clear" w:color="auto" w:fill="auto"/>
            <w:noWrap/>
            <w:vAlign w:val="bottom"/>
          </w:tcPr>
          <w:p w14:paraId="2DEDD935" w14:textId="6505D475"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4.37</w:t>
            </w:r>
          </w:p>
        </w:tc>
        <w:tc>
          <w:tcPr>
            <w:tcW w:w="970" w:type="dxa"/>
            <w:tcBorders>
              <w:top w:val="nil"/>
              <w:left w:val="nil"/>
              <w:bottom w:val="single" w:sz="4" w:space="0" w:color="auto"/>
              <w:right w:val="nil"/>
            </w:tcBorders>
            <w:shd w:val="clear" w:color="auto" w:fill="auto"/>
            <w:noWrap/>
            <w:vAlign w:val="bottom"/>
          </w:tcPr>
          <w:p w14:paraId="18B29096" w14:textId="2BB48357"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0.00</w:t>
            </w:r>
          </w:p>
        </w:tc>
        <w:tc>
          <w:tcPr>
            <w:tcW w:w="1242" w:type="dxa"/>
            <w:tcBorders>
              <w:top w:val="nil"/>
              <w:left w:val="nil"/>
              <w:bottom w:val="single" w:sz="4" w:space="0" w:color="auto"/>
              <w:right w:val="nil"/>
            </w:tcBorders>
            <w:shd w:val="clear" w:color="auto" w:fill="auto"/>
            <w:noWrap/>
            <w:vAlign w:val="bottom"/>
          </w:tcPr>
          <w:p w14:paraId="1561852A" w14:textId="471F7D97"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3.428</w:t>
            </w:r>
          </w:p>
        </w:tc>
        <w:tc>
          <w:tcPr>
            <w:tcW w:w="1055" w:type="dxa"/>
            <w:tcBorders>
              <w:top w:val="nil"/>
              <w:left w:val="nil"/>
              <w:bottom w:val="single" w:sz="4" w:space="0" w:color="auto"/>
              <w:right w:val="nil"/>
            </w:tcBorders>
            <w:shd w:val="clear" w:color="auto" w:fill="auto"/>
            <w:noWrap/>
            <w:vAlign w:val="bottom"/>
          </w:tcPr>
          <w:p w14:paraId="593E5859" w14:textId="1E21F3A8" w:rsidR="002D76E2" w:rsidRPr="006E7AB0" w:rsidRDefault="002D76E2" w:rsidP="006E7AB0">
            <w:pPr>
              <w:spacing w:after="0" w:line="240" w:lineRule="auto"/>
              <w:jc w:val="center"/>
              <w:rPr>
                <w:rFonts w:asciiTheme="minorHAnsi" w:hAnsiTheme="minorHAnsi"/>
                <w:color w:val="000000"/>
                <w:sz w:val="20"/>
                <w:szCs w:val="20"/>
                <w:lang w:val="en-US" w:bidi="ar-SA"/>
              </w:rPr>
            </w:pPr>
            <w:r w:rsidRPr="006E7AB0">
              <w:rPr>
                <w:rFonts w:asciiTheme="minorHAnsi" w:hAnsiTheme="minorHAnsi"/>
                <w:color w:val="000000"/>
                <w:sz w:val="20"/>
                <w:szCs w:val="20"/>
                <w:lang w:val="en-US" w:bidi="ar-SA"/>
              </w:rPr>
              <w:t>9.038</w:t>
            </w:r>
          </w:p>
        </w:tc>
        <w:tc>
          <w:tcPr>
            <w:tcW w:w="1406" w:type="dxa"/>
            <w:tcBorders>
              <w:top w:val="nil"/>
              <w:left w:val="nil"/>
              <w:bottom w:val="single" w:sz="4" w:space="0" w:color="auto"/>
              <w:right w:val="nil"/>
            </w:tcBorders>
          </w:tcPr>
          <w:p w14:paraId="47D04219" w14:textId="3D11CF25" w:rsidR="002D76E2" w:rsidRPr="006E7AB0" w:rsidRDefault="00427670" w:rsidP="00427670">
            <w:pPr>
              <w:spacing w:after="0" w:line="240" w:lineRule="auto"/>
              <w:jc w:val="center"/>
              <w:rPr>
                <w:rFonts w:asciiTheme="minorHAnsi" w:hAnsiTheme="minorHAnsi"/>
                <w:color w:val="000000"/>
                <w:sz w:val="20"/>
                <w:szCs w:val="20"/>
                <w:lang w:val="en-US" w:bidi="ar-SA"/>
              </w:rPr>
            </w:pPr>
            <w:r>
              <w:rPr>
                <w:rFonts w:asciiTheme="minorHAnsi" w:hAnsiTheme="minorHAnsi"/>
                <w:color w:val="000000"/>
                <w:sz w:val="20"/>
                <w:szCs w:val="20"/>
                <w:lang w:val="en-US" w:bidi="ar-SA"/>
              </w:rPr>
              <w:t>-</w:t>
            </w:r>
          </w:p>
        </w:tc>
      </w:tr>
    </w:tbl>
    <w:p w14:paraId="1DF177B3" w14:textId="74A190C8" w:rsidR="009A5D35" w:rsidRPr="00752BEC" w:rsidRDefault="00752BEC" w:rsidP="003A38D0">
      <w:pPr>
        <w:pStyle w:val="BodyText"/>
        <w:tabs>
          <w:tab w:val="left" w:pos="0"/>
          <w:tab w:val="left" w:pos="426"/>
          <w:tab w:val="left" w:pos="993"/>
        </w:tabs>
        <w:spacing w:before="0"/>
        <w:rPr>
          <w:rFonts w:asciiTheme="minorHAnsi" w:hAnsiTheme="minorHAnsi"/>
          <w:bCs/>
          <w:iCs/>
          <w:sz w:val="20"/>
          <w:szCs w:val="22"/>
          <w:lang w:val="en-GB"/>
        </w:rPr>
      </w:pPr>
      <w:r w:rsidRPr="00752BEC">
        <w:rPr>
          <w:rFonts w:asciiTheme="minorHAnsi" w:hAnsiTheme="minorHAnsi"/>
          <w:bCs/>
          <w:iCs/>
          <w:sz w:val="20"/>
          <w:szCs w:val="22"/>
          <w:lang w:val="en-GB"/>
        </w:rPr>
        <w:t xml:space="preserve">*Cubic splines cannot be interpreted the same way as other variables and thus are shown graphically in the appendix (Figure: spline of </w:t>
      </w:r>
      <w:proofErr w:type="spellStart"/>
      <w:r w:rsidRPr="00752BEC">
        <w:rPr>
          <w:rFonts w:asciiTheme="minorHAnsi" w:hAnsiTheme="minorHAnsi"/>
          <w:bCs/>
          <w:iCs/>
          <w:sz w:val="20"/>
          <w:szCs w:val="22"/>
          <w:lang w:val="en-GB"/>
        </w:rPr>
        <w:t>hrt</w:t>
      </w:r>
      <w:proofErr w:type="spellEnd"/>
      <w:r w:rsidRPr="00752BEC">
        <w:rPr>
          <w:rFonts w:asciiTheme="minorHAnsi" w:hAnsiTheme="minorHAnsi"/>
          <w:bCs/>
          <w:iCs/>
          <w:sz w:val="20"/>
          <w:szCs w:val="22"/>
          <w:lang w:val="en-GB"/>
        </w:rPr>
        <w:t xml:space="preserve"> and Figure: spline of </w:t>
      </w:r>
      <w:proofErr w:type="spellStart"/>
      <w:r w:rsidRPr="00752BEC">
        <w:rPr>
          <w:rFonts w:asciiTheme="minorHAnsi" w:hAnsiTheme="minorHAnsi"/>
          <w:bCs/>
          <w:iCs/>
          <w:sz w:val="20"/>
          <w:szCs w:val="22"/>
          <w:lang w:val="en-GB"/>
        </w:rPr>
        <w:t>meanbp</w:t>
      </w:r>
      <w:proofErr w:type="spellEnd"/>
      <w:r w:rsidRPr="00752BEC">
        <w:rPr>
          <w:rFonts w:asciiTheme="minorHAnsi" w:hAnsiTheme="minorHAnsi"/>
          <w:bCs/>
          <w:iCs/>
          <w:sz w:val="20"/>
          <w:szCs w:val="22"/>
          <w:lang w:val="en-GB"/>
        </w:rPr>
        <w:t>)</w:t>
      </w:r>
    </w:p>
    <w:p w14:paraId="42DF9AF8" w14:textId="77777777" w:rsidR="00752BEC" w:rsidRDefault="00752BEC" w:rsidP="00752BEC">
      <w:pPr>
        <w:pStyle w:val="Normal1"/>
        <w:tabs>
          <w:tab w:val="left" w:pos="0"/>
          <w:tab w:val="left" w:pos="426"/>
          <w:tab w:val="left" w:pos="993"/>
        </w:tabs>
        <w:spacing w:after="0" w:line="240" w:lineRule="auto"/>
        <w:jc w:val="both"/>
        <w:rPr>
          <w:i/>
        </w:rPr>
      </w:pPr>
    </w:p>
    <w:p w14:paraId="720BE99C" w14:textId="77777777" w:rsidR="00752BEC" w:rsidRDefault="00752BEC" w:rsidP="00752BEC">
      <w:pPr>
        <w:pStyle w:val="Normal1"/>
        <w:tabs>
          <w:tab w:val="left" w:pos="0"/>
          <w:tab w:val="left" w:pos="426"/>
          <w:tab w:val="left" w:pos="993"/>
        </w:tabs>
        <w:spacing w:after="0" w:line="240" w:lineRule="auto"/>
        <w:jc w:val="both"/>
      </w:pPr>
      <w:r>
        <w:rPr>
          <w:i/>
        </w:rPr>
        <w:t>Outliers</w:t>
      </w:r>
    </w:p>
    <w:p w14:paraId="4E0DFB15" w14:textId="47A63ECC" w:rsidR="00752BEC" w:rsidRDefault="00752BEC" w:rsidP="00752BEC">
      <w:pPr>
        <w:pStyle w:val="Normal1"/>
        <w:tabs>
          <w:tab w:val="left" w:pos="0"/>
          <w:tab w:val="left" w:pos="426"/>
          <w:tab w:val="left" w:pos="993"/>
        </w:tabs>
        <w:spacing w:after="0" w:line="240" w:lineRule="auto"/>
        <w:jc w:val="both"/>
      </w:pPr>
      <w:r>
        <w:tab/>
        <w:t>In order to identify outliers a series of different test</w:t>
      </w:r>
      <w:ins w:id="85" w:author="Melanie L. Bell" w:date="2014-09-27T11:09:00Z">
        <w:r w:rsidR="00A17EAC">
          <w:t>s</w:t>
        </w:r>
      </w:ins>
      <w:r>
        <w:t xml:space="preserve"> were carried out. Residuals and leverage values were used to detect outliers, while Cook’s distance identified influential observations. The outliers in x (Figure 3a: Outliers in x) were identified as having leverage greater than 0.3, these are: 118, 159, 224, 253, 675, 744, 789, and 839. The greatest outlier in x is observation number 789, with the following characteristics; a white female aged 71.8 admitted with ARF/MOSF w/sepsis. The outliers in y (Figure 3b: Outliers in y) were identified as having a residual greater than 2.5, these are: 57, 83, 363, 529, and 697. Influential observations were found to have a Cook</w:t>
      </w:r>
      <w:ins w:id="86" w:author="Melanie L. Bell" w:date="2014-09-27T11:11:00Z">
        <w:r w:rsidR="00A17EAC">
          <w:t>’</w:t>
        </w:r>
      </w:ins>
      <w:r>
        <w:t xml:space="preserve">s </w:t>
      </w:r>
      <w:ins w:id="87" w:author="Melanie L. Bell" w:date="2014-09-27T11:11:00Z">
        <w:r w:rsidR="00A17EAC">
          <w:t>d</w:t>
        </w:r>
      </w:ins>
      <w:del w:id="88" w:author="Melanie L. Bell" w:date="2014-09-27T11:11:00Z">
        <w:r w:rsidDel="00A17EAC">
          <w:delText>D</w:delText>
        </w:r>
      </w:del>
      <w:r>
        <w:t xml:space="preserve">istance greater than 0.02, these are: 9, 57, and 224 (Figure 3c: Influential Observations). A complete list with characteristics is available in the appendix (Table A5: Outliers and Influential Observations). </w:t>
      </w:r>
    </w:p>
    <w:p w14:paraId="0FA3D2DE" w14:textId="77777777" w:rsidR="00752BEC" w:rsidRDefault="00752BEC" w:rsidP="00752BEC">
      <w:pPr>
        <w:pStyle w:val="Normal1"/>
        <w:tabs>
          <w:tab w:val="left" w:pos="0"/>
          <w:tab w:val="left" w:pos="426"/>
          <w:tab w:val="left" w:pos="993"/>
        </w:tabs>
        <w:spacing w:after="0" w:line="240" w:lineRule="auto"/>
        <w:jc w:val="both"/>
        <w:rPr>
          <w:b/>
        </w:rPr>
      </w:pPr>
    </w:p>
    <w:p w14:paraId="1ADD463F" w14:textId="77777777" w:rsidR="00752BEC" w:rsidRDefault="00752BEC" w:rsidP="00752BEC">
      <w:pPr>
        <w:pStyle w:val="Normal1"/>
        <w:tabs>
          <w:tab w:val="left" w:pos="0"/>
          <w:tab w:val="left" w:pos="426"/>
          <w:tab w:val="left" w:pos="993"/>
        </w:tabs>
        <w:spacing w:after="0" w:line="240" w:lineRule="auto"/>
        <w:jc w:val="both"/>
        <w:rPr>
          <w:b/>
        </w:rPr>
      </w:pPr>
    </w:p>
    <w:p w14:paraId="35DCB02F" w14:textId="77777777" w:rsidR="00752BEC" w:rsidRDefault="00752BEC" w:rsidP="00752BEC">
      <w:pPr>
        <w:pStyle w:val="Normal1"/>
        <w:tabs>
          <w:tab w:val="left" w:pos="0"/>
          <w:tab w:val="left" w:pos="426"/>
          <w:tab w:val="left" w:pos="993"/>
        </w:tabs>
        <w:spacing w:after="0" w:line="240" w:lineRule="auto"/>
        <w:jc w:val="both"/>
        <w:rPr>
          <w:b/>
        </w:rPr>
      </w:pPr>
    </w:p>
    <w:p w14:paraId="6E5FD7FC" w14:textId="77777777" w:rsidR="00752BEC" w:rsidRDefault="00752BEC" w:rsidP="00752BEC">
      <w:pPr>
        <w:pStyle w:val="Normal1"/>
        <w:tabs>
          <w:tab w:val="left" w:pos="0"/>
          <w:tab w:val="left" w:pos="426"/>
          <w:tab w:val="left" w:pos="993"/>
        </w:tabs>
        <w:spacing w:after="0" w:line="240" w:lineRule="auto"/>
        <w:jc w:val="both"/>
        <w:rPr>
          <w:b/>
        </w:rPr>
      </w:pPr>
    </w:p>
    <w:p w14:paraId="6DEDC160" w14:textId="77777777" w:rsidR="00752BEC" w:rsidRDefault="00752BEC" w:rsidP="00752BEC">
      <w:pPr>
        <w:pStyle w:val="Normal1"/>
        <w:tabs>
          <w:tab w:val="left" w:pos="0"/>
          <w:tab w:val="left" w:pos="426"/>
          <w:tab w:val="left" w:pos="993"/>
        </w:tabs>
        <w:spacing w:after="0" w:line="240" w:lineRule="auto"/>
        <w:jc w:val="both"/>
        <w:rPr>
          <w:b/>
        </w:rPr>
      </w:pPr>
    </w:p>
    <w:p w14:paraId="55207031" w14:textId="77777777" w:rsidR="00752BEC" w:rsidRDefault="00752BEC" w:rsidP="00752BEC">
      <w:pPr>
        <w:pStyle w:val="Normal1"/>
        <w:tabs>
          <w:tab w:val="left" w:pos="0"/>
          <w:tab w:val="left" w:pos="426"/>
          <w:tab w:val="left" w:pos="993"/>
        </w:tabs>
        <w:spacing w:after="0" w:line="240" w:lineRule="auto"/>
        <w:jc w:val="both"/>
        <w:rPr>
          <w:b/>
        </w:rPr>
      </w:pPr>
    </w:p>
    <w:p w14:paraId="587CEC6E" w14:textId="77777777" w:rsidR="00752BEC" w:rsidRDefault="00752BEC" w:rsidP="00752BEC">
      <w:pPr>
        <w:pStyle w:val="Normal1"/>
        <w:tabs>
          <w:tab w:val="left" w:pos="0"/>
          <w:tab w:val="left" w:pos="426"/>
          <w:tab w:val="left" w:pos="993"/>
        </w:tabs>
        <w:spacing w:after="0" w:line="240" w:lineRule="auto"/>
        <w:jc w:val="both"/>
        <w:rPr>
          <w:b/>
        </w:rPr>
      </w:pPr>
    </w:p>
    <w:p w14:paraId="096646C0" w14:textId="77777777" w:rsidR="00752BEC" w:rsidRDefault="00752BEC" w:rsidP="00752BEC">
      <w:pPr>
        <w:pStyle w:val="Normal1"/>
        <w:tabs>
          <w:tab w:val="left" w:pos="0"/>
          <w:tab w:val="left" w:pos="426"/>
          <w:tab w:val="left" w:pos="993"/>
        </w:tabs>
        <w:spacing w:after="0" w:line="240" w:lineRule="auto"/>
        <w:jc w:val="both"/>
      </w:pPr>
      <w:r>
        <w:rPr>
          <w:b/>
        </w:rPr>
        <w:t>Assessment of assumptions</w:t>
      </w:r>
    </w:p>
    <w:p w14:paraId="6E3CFD07" w14:textId="33B4D95D" w:rsidR="00784C44" w:rsidRDefault="00752BEC" w:rsidP="00752BEC">
      <w:pPr>
        <w:pStyle w:val="BodyText"/>
        <w:tabs>
          <w:tab w:val="left" w:pos="0"/>
          <w:tab w:val="left" w:pos="426"/>
          <w:tab w:val="left" w:pos="993"/>
        </w:tabs>
        <w:spacing w:before="0"/>
        <w:rPr>
          <w:rFonts w:asciiTheme="minorHAnsi" w:hAnsiTheme="minorHAnsi"/>
          <w:bCs/>
          <w:iCs/>
          <w:sz w:val="22"/>
          <w:szCs w:val="22"/>
          <w:lang w:val="en-GB"/>
        </w:rPr>
      </w:pPr>
      <w:r>
        <w:rPr>
          <w:rFonts w:ascii="Calibri" w:hAnsi="Calibri" w:cs="Calibri"/>
          <w:sz w:val="22"/>
        </w:rPr>
        <w:tab/>
        <w:t xml:space="preserve">The assumption of normality was assessed using a histogram plot, linearity by a normal </w:t>
      </w:r>
      <w:proofErr w:type="spellStart"/>
      <w:r>
        <w:rPr>
          <w:rFonts w:ascii="Calibri" w:hAnsi="Calibri" w:cs="Calibri"/>
          <w:sz w:val="22"/>
        </w:rPr>
        <w:t>quantile</w:t>
      </w:r>
      <w:proofErr w:type="spellEnd"/>
      <w:r>
        <w:rPr>
          <w:rFonts w:ascii="Calibri" w:hAnsi="Calibri" w:cs="Calibri"/>
          <w:sz w:val="22"/>
        </w:rPr>
        <w:t xml:space="preserve"> plot, and constant variance by a </w:t>
      </w:r>
      <w:proofErr w:type="spellStart"/>
      <w:r>
        <w:rPr>
          <w:rFonts w:ascii="Calibri" w:hAnsi="Calibri" w:cs="Calibri"/>
          <w:sz w:val="22"/>
        </w:rPr>
        <w:t>Breusch</w:t>
      </w:r>
      <w:proofErr w:type="spellEnd"/>
      <w:r>
        <w:rPr>
          <w:rFonts w:ascii="Calibri" w:hAnsi="Calibri" w:cs="Calibri"/>
          <w:sz w:val="22"/>
        </w:rPr>
        <w:t>-Pagan/ Cook-Weisberg test.</w:t>
      </w:r>
    </w:p>
    <w:p w14:paraId="4E121469" w14:textId="60207FB8" w:rsidR="00606ABE" w:rsidRDefault="00606ABE" w:rsidP="003A38D0">
      <w:pPr>
        <w:pStyle w:val="BodyText"/>
        <w:tabs>
          <w:tab w:val="left" w:pos="0"/>
          <w:tab w:val="left" w:pos="426"/>
          <w:tab w:val="left" w:pos="993"/>
        </w:tabs>
        <w:spacing w:before="0"/>
        <w:rPr>
          <w:rFonts w:asciiTheme="minorHAnsi" w:hAnsiTheme="minorHAnsi"/>
          <w:bCs/>
          <w:iCs/>
          <w:sz w:val="22"/>
          <w:szCs w:val="22"/>
          <w:lang w:val="en-GB"/>
        </w:rPr>
      </w:pPr>
      <w:r>
        <w:rPr>
          <w:rFonts w:asciiTheme="minorHAnsi" w:hAnsiTheme="minorHAnsi"/>
          <w:bCs/>
          <w:iCs/>
          <w:noProof/>
          <w:sz w:val="22"/>
          <w:szCs w:val="22"/>
          <w:lang w:val="en-US" w:bidi="ar-SA"/>
        </w:rPr>
        <mc:AlternateContent>
          <mc:Choice Requires="wps">
            <w:drawing>
              <wp:anchor distT="0" distB="0" distL="114300" distR="114300" simplePos="0" relativeHeight="251659264" behindDoc="0" locked="0" layoutInCell="1" allowOverlap="1" wp14:anchorId="4EAE7329" wp14:editId="3AD86D96">
                <wp:simplePos x="0" y="0"/>
                <wp:positionH relativeFrom="column">
                  <wp:posOffset>3200400</wp:posOffset>
                </wp:positionH>
                <wp:positionV relativeFrom="paragraph">
                  <wp:posOffset>288290</wp:posOffset>
                </wp:positionV>
                <wp:extent cx="2971800" cy="2628900"/>
                <wp:effectExtent l="0" t="0" r="0" b="12700"/>
                <wp:wrapSquare wrapText="bothSides"/>
                <wp:docPr id="6" name="Text Box 6"/>
                <wp:cNvGraphicFramePr/>
                <a:graphic xmlns:a="http://schemas.openxmlformats.org/drawingml/2006/main">
                  <a:graphicData uri="http://schemas.microsoft.com/office/word/2010/wordprocessingShape">
                    <wps:wsp>
                      <wps:cNvSpPr txBox="1"/>
                      <wps:spPr>
                        <a:xfrm>
                          <a:off x="0" y="0"/>
                          <a:ext cx="2971800" cy="2628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8CFE24" w14:textId="07D16B5A" w:rsidR="002B46AA" w:rsidRDefault="002B46AA" w:rsidP="00784C44">
                            <w:pPr>
                              <w:pStyle w:val="BodyText"/>
                              <w:tabs>
                                <w:tab w:val="left" w:pos="0"/>
                                <w:tab w:val="left" w:pos="426"/>
                                <w:tab w:val="left" w:pos="993"/>
                              </w:tabs>
                              <w:spacing w:before="0"/>
                              <w:rPr>
                                <w:rFonts w:asciiTheme="minorHAnsi" w:hAnsiTheme="minorHAnsi"/>
                                <w:bCs/>
                                <w:iCs/>
                                <w:sz w:val="22"/>
                                <w:szCs w:val="22"/>
                                <w:lang w:val="en-GB"/>
                              </w:rPr>
                            </w:pPr>
                            <w:r>
                              <w:rPr>
                                <w:rFonts w:asciiTheme="minorHAnsi" w:hAnsiTheme="minorHAnsi"/>
                                <w:bCs/>
                                <w:iCs/>
                                <w:sz w:val="22"/>
                                <w:szCs w:val="22"/>
                                <w:lang w:val="en-GB"/>
                              </w:rPr>
                              <w:t xml:space="preserve">Linearity </w:t>
                            </w:r>
                            <w:r>
                              <w:rPr>
                                <w:rFonts w:asciiTheme="minorHAnsi" w:hAnsiTheme="minorHAnsi"/>
                                <w:bCs/>
                                <w:iCs/>
                                <w:sz w:val="22"/>
                                <w:szCs w:val="22"/>
                                <w:lang w:val="en-GB"/>
                              </w:rPr>
                              <w:tab/>
                            </w:r>
                            <w:r>
                              <w:rPr>
                                <w:rFonts w:asciiTheme="minorHAnsi" w:hAnsiTheme="minorHAnsi"/>
                                <w:bCs/>
                                <w:iCs/>
                                <w:sz w:val="22"/>
                                <w:szCs w:val="22"/>
                                <w:lang w:val="en-GB"/>
                              </w:rPr>
                              <w:tab/>
                              <w:t xml:space="preserve"> </w:t>
                            </w:r>
                          </w:p>
                          <w:p w14:paraId="69FE6BAA" w14:textId="6CEEC7F6" w:rsidR="002B46AA" w:rsidRDefault="002B46AA" w:rsidP="00784C44">
                            <w:pPr>
                              <w:pStyle w:val="BodyText"/>
                              <w:tabs>
                                <w:tab w:val="left" w:pos="0"/>
                                <w:tab w:val="left" w:pos="426"/>
                                <w:tab w:val="left" w:pos="993"/>
                              </w:tabs>
                              <w:spacing w:before="0"/>
                              <w:rPr>
                                <w:rFonts w:asciiTheme="minorHAnsi" w:hAnsiTheme="minorHAnsi"/>
                                <w:bCs/>
                                <w:iCs/>
                                <w:sz w:val="22"/>
                                <w:szCs w:val="22"/>
                                <w:lang w:val="en-GB"/>
                              </w:rPr>
                            </w:pPr>
                            <w:r>
                              <w:rPr>
                                <w:rFonts w:asciiTheme="minorHAnsi" w:hAnsiTheme="minorHAnsi"/>
                                <w:bCs/>
                                <w:iCs/>
                                <w:sz w:val="22"/>
                                <w:szCs w:val="22"/>
                                <w:lang w:val="en-GB"/>
                              </w:rPr>
                              <w:t xml:space="preserve">Normal </w:t>
                            </w:r>
                            <w:proofErr w:type="spellStart"/>
                            <w:r>
                              <w:rPr>
                                <w:rFonts w:asciiTheme="minorHAnsi" w:hAnsiTheme="minorHAnsi"/>
                                <w:bCs/>
                                <w:iCs/>
                                <w:sz w:val="22"/>
                                <w:szCs w:val="22"/>
                                <w:lang w:val="en-GB"/>
                              </w:rPr>
                              <w:t>quantile</w:t>
                            </w:r>
                            <w:proofErr w:type="spellEnd"/>
                            <w:r>
                              <w:rPr>
                                <w:rFonts w:asciiTheme="minorHAnsi" w:hAnsiTheme="minorHAnsi"/>
                                <w:bCs/>
                                <w:iCs/>
                                <w:sz w:val="22"/>
                                <w:szCs w:val="22"/>
                                <w:lang w:val="en-GB"/>
                              </w:rPr>
                              <w:t xml:space="preserve"> plot</w:t>
                            </w:r>
                          </w:p>
                          <w:p w14:paraId="59D0842D" w14:textId="2F6B9AB9" w:rsidR="002B46AA" w:rsidRDefault="002B46AA" w:rsidP="00784C44">
                            <w:pPr>
                              <w:pStyle w:val="BodyText"/>
                              <w:tabs>
                                <w:tab w:val="left" w:pos="0"/>
                                <w:tab w:val="left" w:pos="426"/>
                                <w:tab w:val="left" w:pos="993"/>
                              </w:tabs>
                              <w:spacing w:before="0"/>
                              <w:rPr>
                                <w:rFonts w:asciiTheme="minorHAnsi" w:hAnsiTheme="minorHAnsi"/>
                                <w:bCs/>
                                <w:iCs/>
                                <w:sz w:val="22"/>
                                <w:szCs w:val="22"/>
                                <w:lang w:val="en-GB"/>
                              </w:rPr>
                            </w:pPr>
                            <w:r>
                              <w:rPr>
                                <w:rFonts w:asciiTheme="minorHAnsi" w:hAnsiTheme="minorHAnsi"/>
                                <w:bCs/>
                                <w:iCs/>
                                <w:noProof/>
                                <w:sz w:val="22"/>
                                <w:szCs w:val="22"/>
                                <w:lang w:val="en-US" w:bidi="ar-SA"/>
                              </w:rPr>
                              <w:drawing>
                                <wp:inline distT="0" distB="0" distL="0" distR="0" wp14:anchorId="4E1B8605" wp14:editId="65123EF8">
                                  <wp:extent cx="2634343" cy="1915885"/>
                                  <wp:effectExtent l="19050" t="19050" r="13970" b="2730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4492" cy="1915994"/>
                                          </a:xfrm>
                                          <a:prstGeom prst="rect">
                                            <a:avLst/>
                                          </a:prstGeom>
                                          <a:noFill/>
                                          <a:ln>
                                            <a:solidFill>
                                              <a:schemeClr val="tx1"/>
                                            </a:solidFill>
                                          </a:ln>
                                        </pic:spPr>
                                      </pic:pic>
                                    </a:graphicData>
                                  </a:graphic>
                                </wp:inline>
                              </w:drawing>
                            </w:r>
                          </w:p>
                          <w:p w14:paraId="1BB5833F" w14:textId="63D8AC88" w:rsidR="002B46AA" w:rsidRDefault="002B46AA" w:rsidP="00784C44">
                            <w:pPr>
                              <w:pStyle w:val="BodyText"/>
                              <w:tabs>
                                <w:tab w:val="left" w:pos="0"/>
                                <w:tab w:val="left" w:pos="426"/>
                                <w:tab w:val="left" w:pos="993"/>
                              </w:tabs>
                              <w:spacing w:before="0"/>
                              <w:rPr>
                                <w:rFonts w:asciiTheme="minorHAnsi" w:hAnsiTheme="minorHAnsi"/>
                                <w:bCs/>
                                <w:iCs/>
                                <w:sz w:val="22"/>
                                <w:szCs w:val="22"/>
                                <w:lang w:val="en-GB"/>
                              </w:rPr>
                            </w:pPr>
                          </w:p>
                          <w:p w14:paraId="4D980940" w14:textId="77777777" w:rsidR="002B46AA" w:rsidRDefault="002B46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252pt;margin-top:22.7pt;width:234pt;height:2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XOGqQIAAKQFAAAOAAAAZHJzL2Uyb0RvYy54bWysVEtv2zAMvg/YfxB0T/1AmiZGncJNkWFA&#10;0RVrh54VWWqM2aImKbGzYf99lGynWbdLh11sivxEkR8fl1ddU5O9MLYCldPkLKZEKA5lpZ5z+uVx&#10;PZlTYh1TJatBiZwehKVXy/fvLludiRS2UJfCEHSibNbqnG6d01kUWb4VDbNnoIVCowTTMIdH8xyV&#10;hrXovamjNI5nUQum1Aa4sBa1N72RLoN/KQV3n6S0wpE6pxibC18Tvhv/jZaXLHs2TG8rPoTB/iGK&#10;hlUKHz26umGOkZ2p/nDVVNyABenOODQRSFlxEXLAbJL4VTYPW6ZFyAXJsfpIk/1/bvnd/t6Qqszp&#10;jBLFGizRo+gcuYaOzDw7rbYZgh40wlyHaqzyqLeo9El30jT+j+kQtCPPhyO33hlHZbq4SOYxmjja&#10;0lk6X+AB/Ucv17Wx7oOAhnghpwaLFzhl+1vreugI8a8pWFd1HQpYq98U6LPXiNAB/W2WYSgoeqQP&#10;KlTnx+r8Ii0uzheTWXGeTKZJPJ8URZxObtZFXMTT9Woxvf45xDnejzwnfe5BcodaeK+1+iwkchko&#10;8IrQxWJVG7Jn2H+Mc6FcYC9EiGiPkpjFWy4O+JBHyO8tl3tGxpdBuePlplJgAt+vwi6/jiHLHo9F&#10;O8nbi67bdEOvbKA8YKsY6EfNar6usJy3zLp7ZnC2sAVwX7hP+JE1tDmFQaJkC+b73/Qejy2PVkpa&#10;nNWc2m87ZgQl9UeFw7BIplM/3OEwxYriwZxaNqcWtWtWgOVIcDNpHkSPd/UoSgPNE66Vwr+KJqY4&#10;vp1TN4or128QXEtcFEUA4Thr5m7Vg+beta+Ob9bH7okZPXS0ww66g3GqWfaqsXusv6mg2DmQVeh6&#10;T3DP6kA8roIwN8Pa8rvm9BxQL8t1+QsAAP//AwBQSwMEFAAGAAgAAAAhAKiinHbdAAAACgEAAA8A&#10;AABkcnMvZG93bnJldi54bWxMj8FOwzAQRO9I/IO1SNyoTeVAE+JUCMQVRIFK3Nx4m0TE6yh2m/D3&#10;bE/0uLOjmTfleva9OOIYu0AGbhcKBFIdXEeNgc+Pl5sViJgsOdsHQgO/GGFdXV6UtnBhonc8blIj&#10;OIRiYQ20KQ2FlLFu0du4CAMS//Zh9DbxOTbSjXbicN/LpVJ30tuOuKG1Az61WP9sDt7A1+v+e6vV&#10;W/Pss2EKs5Lkc2nM9dX8+AAi4Zz+zXDCZ3SomGkXDuSi6A1kSvOWZEBnGgQb8vslC7uTkGuQVSnP&#10;J1R/AAAA//8DAFBLAQItABQABgAIAAAAIQC2gziS/gAAAOEBAAATAAAAAAAAAAAAAAAAAAAAAABb&#10;Q29udGVudF9UeXBlc10ueG1sUEsBAi0AFAAGAAgAAAAhADj9If/WAAAAlAEAAAsAAAAAAAAAAAAA&#10;AAAALwEAAF9yZWxzLy5yZWxzUEsBAi0AFAAGAAgAAAAhAFF1c4apAgAApAUAAA4AAAAAAAAAAAAA&#10;AAAALgIAAGRycy9lMm9Eb2MueG1sUEsBAi0AFAAGAAgAAAAhAKiinHbdAAAACgEAAA8AAAAAAAAA&#10;AAAAAAAAAwUAAGRycy9kb3ducmV2LnhtbFBLBQYAAAAABAAEAPMAAAANBgAAAAA=&#10;" filled="f" stroked="f">
                <v:textbox>
                  <w:txbxContent>
                    <w:p w14:paraId="068CFE24" w14:textId="07D16B5A" w:rsidR="002B46AA" w:rsidRDefault="002B46AA" w:rsidP="00784C44">
                      <w:pPr>
                        <w:pStyle w:val="BodyText"/>
                        <w:tabs>
                          <w:tab w:val="left" w:pos="0"/>
                          <w:tab w:val="left" w:pos="426"/>
                          <w:tab w:val="left" w:pos="993"/>
                        </w:tabs>
                        <w:spacing w:before="0"/>
                        <w:rPr>
                          <w:rFonts w:asciiTheme="minorHAnsi" w:hAnsiTheme="minorHAnsi"/>
                          <w:bCs/>
                          <w:iCs/>
                          <w:sz w:val="22"/>
                          <w:szCs w:val="22"/>
                          <w:lang w:val="en-GB"/>
                        </w:rPr>
                      </w:pPr>
                      <w:r>
                        <w:rPr>
                          <w:rFonts w:asciiTheme="minorHAnsi" w:hAnsiTheme="minorHAnsi"/>
                          <w:bCs/>
                          <w:iCs/>
                          <w:sz w:val="22"/>
                          <w:szCs w:val="22"/>
                          <w:lang w:val="en-GB"/>
                        </w:rPr>
                        <w:t xml:space="preserve">Linearity </w:t>
                      </w:r>
                      <w:r>
                        <w:rPr>
                          <w:rFonts w:asciiTheme="minorHAnsi" w:hAnsiTheme="minorHAnsi"/>
                          <w:bCs/>
                          <w:iCs/>
                          <w:sz w:val="22"/>
                          <w:szCs w:val="22"/>
                          <w:lang w:val="en-GB"/>
                        </w:rPr>
                        <w:tab/>
                      </w:r>
                      <w:r>
                        <w:rPr>
                          <w:rFonts w:asciiTheme="minorHAnsi" w:hAnsiTheme="minorHAnsi"/>
                          <w:bCs/>
                          <w:iCs/>
                          <w:sz w:val="22"/>
                          <w:szCs w:val="22"/>
                          <w:lang w:val="en-GB"/>
                        </w:rPr>
                        <w:tab/>
                        <w:t xml:space="preserve"> </w:t>
                      </w:r>
                    </w:p>
                    <w:p w14:paraId="69FE6BAA" w14:textId="6CEEC7F6" w:rsidR="002B46AA" w:rsidRDefault="002B46AA" w:rsidP="00784C44">
                      <w:pPr>
                        <w:pStyle w:val="BodyText"/>
                        <w:tabs>
                          <w:tab w:val="left" w:pos="0"/>
                          <w:tab w:val="left" w:pos="426"/>
                          <w:tab w:val="left" w:pos="993"/>
                        </w:tabs>
                        <w:spacing w:before="0"/>
                        <w:rPr>
                          <w:rFonts w:asciiTheme="minorHAnsi" w:hAnsiTheme="minorHAnsi"/>
                          <w:bCs/>
                          <w:iCs/>
                          <w:sz w:val="22"/>
                          <w:szCs w:val="22"/>
                          <w:lang w:val="en-GB"/>
                        </w:rPr>
                      </w:pPr>
                      <w:r>
                        <w:rPr>
                          <w:rFonts w:asciiTheme="minorHAnsi" w:hAnsiTheme="minorHAnsi"/>
                          <w:bCs/>
                          <w:iCs/>
                          <w:sz w:val="22"/>
                          <w:szCs w:val="22"/>
                          <w:lang w:val="en-GB"/>
                        </w:rPr>
                        <w:t xml:space="preserve">Normal </w:t>
                      </w:r>
                      <w:proofErr w:type="spellStart"/>
                      <w:r>
                        <w:rPr>
                          <w:rFonts w:asciiTheme="minorHAnsi" w:hAnsiTheme="minorHAnsi"/>
                          <w:bCs/>
                          <w:iCs/>
                          <w:sz w:val="22"/>
                          <w:szCs w:val="22"/>
                          <w:lang w:val="en-GB"/>
                        </w:rPr>
                        <w:t>quantile</w:t>
                      </w:r>
                      <w:proofErr w:type="spellEnd"/>
                      <w:r>
                        <w:rPr>
                          <w:rFonts w:asciiTheme="minorHAnsi" w:hAnsiTheme="minorHAnsi"/>
                          <w:bCs/>
                          <w:iCs/>
                          <w:sz w:val="22"/>
                          <w:szCs w:val="22"/>
                          <w:lang w:val="en-GB"/>
                        </w:rPr>
                        <w:t xml:space="preserve"> plot</w:t>
                      </w:r>
                    </w:p>
                    <w:p w14:paraId="59D0842D" w14:textId="2F6B9AB9" w:rsidR="002B46AA" w:rsidRDefault="002B46AA" w:rsidP="00784C44">
                      <w:pPr>
                        <w:pStyle w:val="BodyText"/>
                        <w:tabs>
                          <w:tab w:val="left" w:pos="0"/>
                          <w:tab w:val="left" w:pos="426"/>
                          <w:tab w:val="left" w:pos="993"/>
                        </w:tabs>
                        <w:spacing w:before="0"/>
                        <w:rPr>
                          <w:rFonts w:asciiTheme="minorHAnsi" w:hAnsiTheme="minorHAnsi"/>
                          <w:bCs/>
                          <w:iCs/>
                          <w:sz w:val="22"/>
                          <w:szCs w:val="22"/>
                          <w:lang w:val="en-GB"/>
                        </w:rPr>
                      </w:pPr>
                      <w:r>
                        <w:rPr>
                          <w:rFonts w:asciiTheme="minorHAnsi" w:hAnsiTheme="minorHAnsi"/>
                          <w:bCs/>
                          <w:iCs/>
                          <w:noProof/>
                          <w:sz w:val="22"/>
                          <w:szCs w:val="22"/>
                          <w:lang w:val="en-US" w:bidi="ar-SA"/>
                        </w:rPr>
                        <w:drawing>
                          <wp:inline distT="0" distB="0" distL="0" distR="0" wp14:anchorId="4E1B8605" wp14:editId="65123EF8">
                            <wp:extent cx="2634343" cy="1915885"/>
                            <wp:effectExtent l="19050" t="19050" r="13970" b="2730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4492" cy="1915994"/>
                                    </a:xfrm>
                                    <a:prstGeom prst="rect">
                                      <a:avLst/>
                                    </a:prstGeom>
                                    <a:noFill/>
                                    <a:ln>
                                      <a:solidFill>
                                        <a:schemeClr val="tx1"/>
                                      </a:solidFill>
                                    </a:ln>
                                  </pic:spPr>
                                </pic:pic>
                              </a:graphicData>
                            </a:graphic>
                          </wp:inline>
                        </w:drawing>
                      </w:r>
                    </w:p>
                    <w:p w14:paraId="1BB5833F" w14:textId="63D8AC88" w:rsidR="002B46AA" w:rsidRDefault="002B46AA" w:rsidP="00784C44">
                      <w:pPr>
                        <w:pStyle w:val="BodyText"/>
                        <w:tabs>
                          <w:tab w:val="left" w:pos="0"/>
                          <w:tab w:val="left" w:pos="426"/>
                          <w:tab w:val="left" w:pos="993"/>
                        </w:tabs>
                        <w:spacing w:before="0"/>
                        <w:rPr>
                          <w:rFonts w:asciiTheme="minorHAnsi" w:hAnsiTheme="minorHAnsi"/>
                          <w:bCs/>
                          <w:iCs/>
                          <w:sz w:val="22"/>
                          <w:szCs w:val="22"/>
                          <w:lang w:val="en-GB"/>
                        </w:rPr>
                      </w:pPr>
                    </w:p>
                    <w:p w14:paraId="4D980940" w14:textId="77777777" w:rsidR="002B46AA" w:rsidRDefault="002B46AA"/>
                  </w:txbxContent>
                </v:textbox>
                <w10:wrap type="square"/>
              </v:shape>
            </w:pict>
          </mc:Fallback>
        </mc:AlternateContent>
      </w:r>
    </w:p>
    <w:p w14:paraId="5DEC25D2" w14:textId="448DF75F" w:rsidR="001972E2" w:rsidRDefault="00784C44" w:rsidP="003A38D0">
      <w:pPr>
        <w:pStyle w:val="BodyText"/>
        <w:tabs>
          <w:tab w:val="left" w:pos="0"/>
          <w:tab w:val="left" w:pos="426"/>
          <w:tab w:val="left" w:pos="993"/>
        </w:tabs>
        <w:spacing w:before="0"/>
        <w:rPr>
          <w:rFonts w:asciiTheme="minorHAnsi" w:hAnsiTheme="minorHAnsi"/>
          <w:bCs/>
          <w:iCs/>
          <w:sz w:val="22"/>
          <w:szCs w:val="22"/>
          <w:lang w:val="en-GB"/>
        </w:rPr>
      </w:pPr>
      <w:r>
        <w:rPr>
          <w:rFonts w:asciiTheme="minorHAnsi" w:hAnsiTheme="minorHAnsi"/>
          <w:bCs/>
          <w:iCs/>
          <w:noProof/>
          <w:sz w:val="22"/>
          <w:szCs w:val="22"/>
          <w:lang w:val="en-US" w:bidi="ar-SA"/>
        </w:rPr>
        <mc:AlternateContent>
          <mc:Choice Requires="wps">
            <w:drawing>
              <wp:anchor distT="0" distB="0" distL="114300" distR="114300" simplePos="0" relativeHeight="251661312" behindDoc="0" locked="0" layoutInCell="1" allowOverlap="1" wp14:anchorId="7B087826" wp14:editId="55356CF9">
                <wp:simplePos x="0" y="0"/>
                <wp:positionH relativeFrom="column">
                  <wp:posOffset>152400</wp:posOffset>
                </wp:positionH>
                <wp:positionV relativeFrom="paragraph">
                  <wp:posOffset>154305</wp:posOffset>
                </wp:positionV>
                <wp:extent cx="2971800" cy="2628900"/>
                <wp:effectExtent l="0" t="0" r="0" b="12700"/>
                <wp:wrapSquare wrapText="bothSides"/>
                <wp:docPr id="8" name="Text Box 8"/>
                <wp:cNvGraphicFramePr/>
                <a:graphic xmlns:a="http://schemas.openxmlformats.org/drawingml/2006/main">
                  <a:graphicData uri="http://schemas.microsoft.com/office/word/2010/wordprocessingShape">
                    <wps:wsp>
                      <wps:cNvSpPr txBox="1"/>
                      <wps:spPr>
                        <a:xfrm>
                          <a:off x="0" y="0"/>
                          <a:ext cx="2971800" cy="2628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01C172" w14:textId="77777777" w:rsidR="002B46AA" w:rsidRDefault="002B46AA" w:rsidP="00784C44">
                            <w:pPr>
                              <w:pStyle w:val="BodyText"/>
                              <w:tabs>
                                <w:tab w:val="left" w:pos="0"/>
                                <w:tab w:val="left" w:pos="426"/>
                                <w:tab w:val="left" w:pos="993"/>
                              </w:tabs>
                              <w:spacing w:before="0"/>
                              <w:rPr>
                                <w:rFonts w:asciiTheme="minorHAnsi" w:hAnsiTheme="minorHAnsi"/>
                                <w:bCs/>
                                <w:iCs/>
                                <w:sz w:val="22"/>
                                <w:szCs w:val="22"/>
                                <w:lang w:val="en-GB"/>
                              </w:rPr>
                            </w:pPr>
                            <w:r>
                              <w:rPr>
                                <w:rFonts w:asciiTheme="minorHAnsi" w:hAnsiTheme="minorHAnsi"/>
                                <w:bCs/>
                                <w:iCs/>
                                <w:sz w:val="22"/>
                                <w:szCs w:val="22"/>
                                <w:lang w:val="en-GB"/>
                              </w:rPr>
                              <w:t xml:space="preserve">Normality </w:t>
                            </w:r>
                            <w:r>
                              <w:rPr>
                                <w:rFonts w:asciiTheme="minorHAnsi" w:hAnsiTheme="minorHAnsi"/>
                                <w:bCs/>
                                <w:iCs/>
                                <w:sz w:val="22"/>
                                <w:szCs w:val="22"/>
                                <w:lang w:val="en-GB"/>
                              </w:rPr>
                              <w:tab/>
                            </w:r>
                            <w:r>
                              <w:rPr>
                                <w:rFonts w:asciiTheme="minorHAnsi" w:hAnsiTheme="minorHAnsi"/>
                                <w:bCs/>
                                <w:iCs/>
                                <w:sz w:val="22"/>
                                <w:szCs w:val="22"/>
                                <w:lang w:val="en-GB"/>
                              </w:rPr>
                              <w:tab/>
                              <w:t xml:space="preserve"> </w:t>
                            </w:r>
                          </w:p>
                          <w:p w14:paraId="55672042" w14:textId="77777777" w:rsidR="002B46AA" w:rsidRDefault="002B46AA" w:rsidP="00784C44">
                            <w:pPr>
                              <w:pStyle w:val="BodyText"/>
                              <w:tabs>
                                <w:tab w:val="left" w:pos="0"/>
                                <w:tab w:val="left" w:pos="426"/>
                                <w:tab w:val="left" w:pos="993"/>
                              </w:tabs>
                              <w:spacing w:before="0"/>
                              <w:rPr>
                                <w:rFonts w:asciiTheme="minorHAnsi" w:hAnsiTheme="minorHAnsi"/>
                                <w:bCs/>
                                <w:iCs/>
                                <w:sz w:val="22"/>
                                <w:szCs w:val="22"/>
                                <w:lang w:val="en-GB"/>
                              </w:rPr>
                            </w:pPr>
                            <w:r>
                              <w:rPr>
                                <w:rFonts w:asciiTheme="minorHAnsi" w:hAnsiTheme="minorHAnsi"/>
                                <w:bCs/>
                                <w:iCs/>
                                <w:sz w:val="22"/>
                                <w:szCs w:val="22"/>
                                <w:lang w:val="en-GB"/>
                              </w:rPr>
                              <w:t>Histogram plot</w:t>
                            </w:r>
                          </w:p>
                          <w:p w14:paraId="704D68C1" w14:textId="77777777" w:rsidR="002B46AA" w:rsidRDefault="002B46AA" w:rsidP="00784C44">
                            <w:pPr>
                              <w:pStyle w:val="BodyText"/>
                              <w:tabs>
                                <w:tab w:val="left" w:pos="0"/>
                                <w:tab w:val="left" w:pos="426"/>
                                <w:tab w:val="left" w:pos="993"/>
                              </w:tabs>
                              <w:spacing w:before="0"/>
                              <w:rPr>
                                <w:rFonts w:asciiTheme="minorHAnsi" w:hAnsiTheme="minorHAnsi"/>
                                <w:bCs/>
                                <w:iCs/>
                                <w:sz w:val="22"/>
                                <w:szCs w:val="22"/>
                                <w:lang w:val="en-GB"/>
                              </w:rPr>
                            </w:pPr>
                            <w:r>
                              <w:rPr>
                                <w:rFonts w:asciiTheme="minorHAnsi" w:hAnsiTheme="minorHAnsi"/>
                                <w:bCs/>
                                <w:iCs/>
                                <w:noProof/>
                                <w:sz w:val="22"/>
                                <w:szCs w:val="22"/>
                                <w:lang w:val="en-US" w:bidi="ar-SA"/>
                              </w:rPr>
                              <w:drawing>
                                <wp:inline distT="0" distB="0" distL="0" distR="0" wp14:anchorId="79C41648" wp14:editId="1D767925">
                                  <wp:extent cx="2582342" cy="1877786"/>
                                  <wp:effectExtent l="19050" t="19050" r="27940" b="2730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3263" cy="1878456"/>
                                          </a:xfrm>
                                          <a:prstGeom prst="rect">
                                            <a:avLst/>
                                          </a:prstGeom>
                                          <a:noFill/>
                                          <a:ln>
                                            <a:solidFill>
                                              <a:schemeClr val="tx1"/>
                                            </a:solidFill>
                                          </a:ln>
                                        </pic:spPr>
                                      </pic:pic>
                                    </a:graphicData>
                                  </a:graphic>
                                </wp:inline>
                              </w:drawing>
                            </w:r>
                          </w:p>
                          <w:p w14:paraId="64B899B7" w14:textId="77777777" w:rsidR="002B46AA" w:rsidRDefault="002B46AA" w:rsidP="00784C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12pt;margin-top:12.15pt;width:234pt;height:2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jmbqwIAAKsFAAAOAAAAZHJzL2Uyb0RvYy54bWysVEtv2zAMvg/YfxB0T/1A2iZGncJNkWFA&#10;0RZrh54VWWqM2aImKbGzof99lGynWbdLh11sivxEkR8fF5ddU5OdMLYCldPkJKZEKA5lpZ5z+vVx&#10;NZlRYh1TJatBiZzuhaWXi48fLlqdiRQ2UJfCEHSibNbqnG6c01kUWb4RDbMnoIVCowTTMIdH8xyV&#10;hrXovamjNI7PohZMqQ1wYS1qr3sjXQT/Ugru7qS0wpE6pxibC18Tvmv/jRYXLHs2TG8qPoTB/iGK&#10;hlUKHz24umaOka2p/nDVVNyABelOODQRSFlxEXLAbJL4TTYPG6ZFyAXJsfpAk/1/bvnt7t6Qqswp&#10;FkqxBkv0KDpHrqAjM89Oq22GoAeNMNehGqs86i0qfdKdNI3/YzoE7cjz/sCtd8ZRmc7Pk1mMJo62&#10;9CydzfGA/qPX69pY90lAQ7yQU4PFC5yy3Y11PXSE+NcUrKq6DgWs1W8K9NlrROiA/jbLMBQUPdIH&#10;Farzc3l6nhbnp/PJWXGaTKZJPJsURZxOrldFXMTT1XI+vXoZ4hzvR56TPvcguX0tvNdafRESuQwU&#10;eEXoYrGsDdkx7D/GuVAusBciRLRHScziPRcHfMgj5Peeyz0j48ug3OFyUykwge83YZffxpBlj8ei&#10;HeXtRdetu9BEh9ZYQ7nHjjHQT5zVfFVhVW+YdffM4IhhJ+DacHf4kTW0OYVBomQD5sff9B6PnY9W&#10;Sloc2Zza71tmBCX1Z4UzMU+mUz/j4TDFwuLBHFvWxxa1bZaAVUlwQWkeRI939ShKA80TbpfCv4om&#10;pji+nVM3ikvXLxLcTlwURQDhVGvmbtSD5t61L5Lv2cfuiRk9NLbDRrqFcbhZ9qa/e6y/qaDYOpBV&#10;aH7Pc8/qwD9uhDA+w/byK+f4HFCvO3bxCwAA//8DAFBLAwQUAAYACAAAACEA1bQ6n90AAAAJAQAA&#10;DwAAAGRycy9kb3ducmV2LnhtbEyPy07DMBBF95X4B2uQumttkoDaNE6FqNiCKA+pOzeeJhHxOIrd&#10;Jvw90xWs5nFHd84ttpPrxAWH0HrScLdUIJAqb1uqNXy8Py9WIEI0ZE3nCTX8YIBteTMrTG79SG94&#10;2cdasAmF3GhoYuxzKUPVoDNh6Xsk1k5+cCbyONTSDmZkc9fJRKkH6UxL/KExPT41WH3vz07D58vp&#10;8JWp13rn7vvRT0qSW0ut57fT4wZExCn+HcMVn9GhZKajP5MNotOQZBwlXmsKgvVsnfDiyE26SkGW&#10;hfyfoPwFAAD//wMAUEsBAi0AFAAGAAgAAAAhALaDOJL+AAAA4QEAABMAAAAAAAAAAAAAAAAAAAAA&#10;AFtDb250ZW50X1R5cGVzXS54bWxQSwECLQAUAAYACAAAACEAOP0h/9YAAACUAQAACwAAAAAAAAAA&#10;AAAAAAAvAQAAX3JlbHMvLnJlbHNQSwECLQAUAAYACAAAACEAVFo5m6sCAACrBQAADgAAAAAAAAAA&#10;AAAAAAAuAgAAZHJzL2Uyb0RvYy54bWxQSwECLQAUAAYACAAAACEA1bQ6n90AAAAJAQAADwAAAAAA&#10;AAAAAAAAAAAFBQAAZHJzL2Rvd25yZXYueG1sUEsFBgAAAAAEAAQA8wAAAA8GAAAAAA==&#10;" filled="f" stroked="f">
                <v:textbox>
                  <w:txbxContent>
                    <w:p w14:paraId="6301C172" w14:textId="77777777" w:rsidR="002B46AA" w:rsidRDefault="002B46AA" w:rsidP="00784C44">
                      <w:pPr>
                        <w:pStyle w:val="BodyText"/>
                        <w:tabs>
                          <w:tab w:val="left" w:pos="0"/>
                          <w:tab w:val="left" w:pos="426"/>
                          <w:tab w:val="left" w:pos="993"/>
                        </w:tabs>
                        <w:spacing w:before="0"/>
                        <w:rPr>
                          <w:rFonts w:asciiTheme="minorHAnsi" w:hAnsiTheme="minorHAnsi"/>
                          <w:bCs/>
                          <w:iCs/>
                          <w:sz w:val="22"/>
                          <w:szCs w:val="22"/>
                          <w:lang w:val="en-GB"/>
                        </w:rPr>
                      </w:pPr>
                      <w:r>
                        <w:rPr>
                          <w:rFonts w:asciiTheme="minorHAnsi" w:hAnsiTheme="minorHAnsi"/>
                          <w:bCs/>
                          <w:iCs/>
                          <w:sz w:val="22"/>
                          <w:szCs w:val="22"/>
                          <w:lang w:val="en-GB"/>
                        </w:rPr>
                        <w:t xml:space="preserve">Normality </w:t>
                      </w:r>
                      <w:r>
                        <w:rPr>
                          <w:rFonts w:asciiTheme="minorHAnsi" w:hAnsiTheme="minorHAnsi"/>
                          <w:bCs/>
                          <w:iCs/>
                          <w:sz w:val="22"/>
                          <w:szCs w:val="22"/>
                          <w:lang w:val="en-GB"/>
                        </w:rPr>
                        <w:tab/>
                      </w:r>
                      <w:r>
                        <w:rPr>
                          <w:rFonts w:asciiTheme="minorHAnsi" w:hAnsiTheme="minorHAnsi"/>
                          <w:bCs/>
                          <w:iCs/>
                          <w:sz w:val="22"/>
                          <w:szCs w:val="22"/>
                          <w:lang w:val="en-GB"/>
                        </w:rPr>
                        <w:tab/>
                        <w:t xml:space="preserve"> </w:t>
                      </w:r>
                    </w:p>
                    <w:p w14:paraId="55672042" w14:textId="77777777" w:rsidR="002B46AA" w:rsidRDefault="002B46AA" w:rsidP="00784C44">
                      <w:pPr>
                        <w:pStyle w:val="BodyText"/>
                        <w:tabs>
                          <w:tab w:val="left" w:pos="0"/>
                          <w:tab w:val="left" w:pos="426"/>
                          <w:tab w:val="left" w:pos="993"/>
                        </w:tabs>
                        <w:spacing w:before="0"/>
                        <w:rPr>
                          <w:rFonts w:asciiTheme="minorHAnsi" w:hAnsiTheme="minorHAnsi"/>
                          <w:bCs/>
                          <w:iCs/>
                          <w:sz w:val="22"/>
                          <w:szCs w:val="22"/>
                          <w:lang w:val="en-GB"/>
                        </w:rPr>
                      </w:pPr>
                      <w:r>
                        <w:rPr>
                          <w:rFonts w:asciiTheme="minorHAnsi" w:hAnsiTheme="minorHAnsi"/>
                          <w:bCs/>
                          <w:iCs/>
                          <w:sz w:val="22"/>
                          <w:szCs w:val="22"/>
                          <w:lang w:val="en-GB"/>
                        </w:rPr>
                        <w:t>Histogram plot</w:t>
                      </w:r>
                    </w:p>
                    <w:p w14:paraId="704D68C1" w14:textId="77777777" w:rsidR="002B46AA" w:rsidRDefault="002B46AA" w:rsidP="00784C44">
                      <w:pPr>
                        <w:pStyle w:val="BodyText"/>
                        <w:tabs>
                          <w:tab w:val="left" w:pos="0"/>
                          <w:tab w:val="left" w:pos="426"/>
                          <w:tab w:val="left" w:pos="993"/>
                        </w:tabs>
                        <w:spacing w:before="0"/>
                        <w:rPr>
                          <w:rFonts w:asciiTheme="minorHAnsi" w:hAnsiTheme="minorHAnsi"/>
                          <w:bCs/>
                          <w:iCs/>
                          <w:sz w:val="22"/>
                          <w:szCs w:val="22"/>
                          <w:lang w:val="en-GB"/>
                        </w:rPr>
                      </w:pPr>
                      <w:r>
                        <w:rPr>
                          <w:rFonts w:asciiTheme="minorHAnsi" w:hAnsiTheme="minorHAnsi"/>
                          <w:bCs/>
                          <w:iCs/>
                          <w:noProof/>
                          <w:sz w:val="22"/>
                          <w:szCs w:val="22"/>
                          <w:lang w:val="en-US" w:bidi="ar-SA"/>
                        </w:rPr>
                        <w:drawing>
                          <wp:inline distT="0" distB="0" distL="0" distR="0" wp14:anchorId="79C41648" wp14:editId="1D767925">
                            <wp:extent cx="2582342" cy="1877786"/>
                            <wp:effectExtent l="19050" t="19050" r="27940" b="2730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3263" cy="1878456"/>
                                    </a:xfrm>
                                    <a:prstGeom prst="rect">
                                      <a:avLst/>
                                    </a:prstGeom>
                                    <a:noFill/>
                                    <a:ln>
                                      <a:solidFill>
                                        <a:schemeClr val="tx1"/>
                                      </a:solidFill>
                                    </a:ln>
                                  </pic:spPr>
                                </pic:pic>
                              </a:graphicData>
                            </a:graphic>
                          </wp:inline>
                        </w:drawing>
                      </w:r>
                    </w:p>
                    <w:p w14:paraId="64B899B7" w14:textId="77777777" w:rsidR="002B46AA" w:rsidRDefault="002B46AA" w:rsidP="00784C44"/>
                  </w:txbxContent>
                </v:textbox>
                <w10:wrap type="square"/>
              </v:shape>
            </w:pict>
          </mc:Fallback>
        </mc:AlternateContent>
      </w:r>
    </w:p>
    <w:p w14:paraId="4773E140" w14:textId="7E8B15F9" w:rsidR="001972E2" w:rsidRPr="00AA0A0A" w:rsidRDefault="001972E2" w:rsidP="003A38D0">
      <w:pPr>
        <w:pStyle w:val="BodyText"/>
        <w:tabs>
          <w:tab w:val="left" w:pos="0"/>
          <w:tab w:val="left" w:pos="426"/>
          <w:tab w:val="left" w:pos="993"/>
        </w:tabs>
        <w:spacing w:before="0"/>
        <w:rPr>
          <w:rFonts w:asciiTheme="minorHAnsi" w:hAnsiTheme="minorHAnsi"/>
          <w:bCs/>
          <w:i/>
          <w:iCs/>
          <w:sz w:val="22"/>
          <w:szCs w:val="22"/>
          <w:lang w:val="en-GB"/>
        </w:rPr>
      </w:pPr>
      <w:r w:rsidRPr="00AA0A0A">
        <w:rPr>
          <w:rFonts w:asciiTheme="minorHAnsi" w:hAnsiTheme="minorHAnsi"/>
          <w:bCs/>
          <w:i/>
          <w:iCs/>
          <w:sz w:val="22"/>
          <w:szCs w:val="22"/>
          <w:lang w:val="en-GB"/>
        </w:rPr>
        <w:t xml:space="preserve">Constant variance </w:t>
      </w:r>
    </w:p>
    <w:p w14:paraId="3153247A" w14:textId="7E379522" w:rsidR="001972E2" w:rsidRDefault="000D3B48" w:rsidP="003A38D0">
      <w:pPr>
        <w:pStyle w:val="BodyText"/>
        <w:tabs>
          <w:tab w:val="left" w:pos="0"/>
          <w:tab w:val="left" w:pos="426"/>
          <w:tab w:val="left" w:pos="993"/>
        </w:tabs>
        <w:spacing w:before="0"/>
        <w:rPr>
          <w:rFonts w:asciiTheme="minorHAnsi" w:hAnsiTheme="minorHAnsi"/>
          <w:bCs/>
          <w:iCs/>
          <w:sz w:val="22"/>
          <w:szCs w:val="22"/>
          <w:lang w:val="en-GB"/>
        </w:rPr>
      </w:pPr>
      <w:r>
        <w:rPr>
          <w:rFonts w:asciiTheme="minorHAnsi" w:hAnsiTheme="minorHAnsi"/>
          <w:bCs/>
          <w:iCs/>
          <w:sz w:val="22"/>
          <w:szCs w:val="22"/>
          <w:lang w:val="en-GB"/>
        </w:rPr>
        <w:tab/>
      </w:r>
      <w:r w:rsidR="00AA0A0A">
        <w:rPr>
          <w:rFonts w:asciiTheme="minorHAnsi" w:hAnsiTheme="minorHAnsi"/>
          <w:bCs/>
          <w:iCs/>
          <w:sz w:val="22"/>
          <w:szCs w:val="22"/>
          <w:lang w:val="en-GB"/>
        </w:rPr>
        <w:t xml:space="preserve">A </w:t>
      </w:r>
      <w:proofErr w:type="spellStart"/>
      <w:r w:rsidR="00AA0A0A">
        <w:rPr>
          <w:rFonts w:asciiTheme="minorHAnsi" w:hAnsiTheme="minorHAnsi"/>
          <w:bCs/>
          <w:iCs/>
          <w:sz w:val="22"/>
          <w:szCs w:val="22"/>
          <w:lang w:val="en-GB"/>
        </w:rPr>
        <w:t>Breusch</w:t>
      </w:r>
      <w:proofErr w:type="spellEnd"/>
      <w:r w:rsidR="00AA0A0A">
        <w:rPr>
          <w:rFonts w:asciiTheme="minorHAnsi" w:hAnsiTheme="minorHAnsi"/>
          <w:bCs/>
          <w:iCs/>
          <w:sz w:val="22"/>
          <w:szCs w:val="22"/>
          <w:lang w:val="en-GB"/>
        </w:rPr>
        <w:t xml:space="preserve">-Pagan/ Cook-Weisberg test to determine constant variance was performed, the p-value=0.42 is greater than p=0.05 indicating that constant variance is met. </w:t>
      </w:r>
    </w:p>
    <w:p w14:paraId="38D6E6F2" w14:textId="77777777" w:rsidR="001972E2" w:rsidRDefault="001972E2" w:rsidP="003A38D0">
      <w:pPr>
        <w:pStyle w:val="BodyText"/>
        <w:tabs>
          <w:tab w:val="left" w:pos="0"/>
          <w:tab w:val="left" w:pos="426"/>
          <w:tab w:val="left" w:pos="993"/>
        </w:tabs>
        <w:spacing w:before="0"/>
        <w:rPr>
          <w:rFonts w:asciiTheme="minorHAnsi" w:hAnsiTheme="minorHAnsi"/>
          <w:bCs/>
          <w:iCs/>
          <w:sz w:val="22"/>
          <w:szCs w:val="22"/>
          <w:lang w:val="en-GB"/>
        </w:rPr>
      </w:pPr>
    </w:p>
    <w:p w14:paraId="6A91E6AB" w14:textId="77777777" w:rsidR="00752BEC" w:rsidRDefault="00752BEC" w:rsidP="00752BEC">
      <w:pPr>
        <w:pStyle w:val="Normal1"/>
        <w:tabs>
          <w:tab w:val="left" w:pos="0"/>
          <w:tab w:val="left" w:pos="426"/>
          <w:tab w:val="left" w:pos="993"/>
        </w:tabs>
        <w:spacing w:after="0" w:line="240" w:lineRule="auto"/>
        <w:jc w:val="both"/>
      </w:pPr>
      <w:r>
        <w:rPr>
          <w:b/>
        </w:rPr>
        <w:t xml:space="preserve">Sensitivity test </w:t>
      </w:r>
    </w:p>
    <w:p w14:paraId="7A4B2AF3" w14:textId="77777777" w:rsidR="00752BEC" w:rsidRDefault="00752BEC" w:rsidP="00752BEC">
      <w:pPr>
        <w:pStyle w:val="Normal1"/>
        <w:tabs>
          <w:tab w:val="left" w:pos="0"/>
          <w:tab w:val="left" w:pos="426"/>
          <w:tab w:val="left" w:pos="993"/>
        </w:tabs>
        <w:spacing w:after="0" w:line="240" w:lineRule="auto"/>
        <w:jc w:val="both"/>
      </w:pPr>
      <w:r>
        <w:tab/>
      </w:r>
      <w:commentRangeStart w:id="89"/>
      <w:r>
        <w:t>The sensitivity analysis involved removing the outliers and influential observations and re-running the model.</w:t>
      </w:r>
      <w:commentRangeEnd w:id="89"/>
      <w:r w:rsidR="00A17EAC">
        <w:rPr>
          <w:rStyle w:val="CommentReference"/>
          <w:rFonts w:eastAsia="Times New Roman" w:cs="Times New Roman"/>
          <w:color w:val="auto"/>
          <w:lang w:val="en-AU" w:bidi="en-US"/>
        </w:rPr>
        <w:commentReference w:id="89"/>
      </w:r>
      <w:r>
        <w:t xml:space="preserve"> Removing these observations changes the model (Model 2); specifically the R</w:t>
      </w:r>
      <w:r>
        <w:rPr>
          <w:vertAlign w:val="superscript"/>
        </w:rPr>
        <w:t>2</w:t>
      </w:r>
      <w:r>
        <w:t xml:space="preserve"> increases from 0.48 to 0.51. Additionally the following variables are now significant age, Hispanic, black, and white. The differences are listed in the appendix (Table A6: Sensitivity Analysis). </w:t>
      </w:r>
      <w:commentRangeStart w:id="90"/>
      <w:r>
        <w:t xml:space="preserve">Even though the model would be improved by removing these observations, we have decided to not remove them from our final model because we do not want to bias the results. </w:t>
      </w:r>
      <w:commentRangeEnd w:id="90"/>
      <w:r w:rsidR="00A17EAC">
        <w:rPr>
          <w:rStyle w:val="CommentReference"/>
          <w:rFonts w:eastAsia="Times New Roman" w:cs="Times New Roman"/>
          <w:color w:val="auto"/>
          <w:lang w:val="en-AU" w:bidi="en-US"/>
        </w:rPr>
        <w:commentReference w:id="90"/>
      </w:r>
      <w:r>
        <w:t xml:space="preserve">Additionally the interaction between </w:t>
      </w:r>
      <w:proofErr w:type="spellStart"/>
      <w:r>
        <w:t>dzgroup</w:t>
      </w:r>
      <w:proofErr w:type="spellEnd"/>
      <w:r>
        <w:t xml:space="preserve"> and race also resulted in a R</w:t>
      </w:r>
      <w:r>
        <w:rPr>
          <w:vertAlign w:val="superscript"/>
        </w:rPr>
        <w:t>2</w:t>
      </w:r>
      <w:r>
        <w:t xml:space="preserve"> increases from 0.48 to 0.49, this however was also not included in the model because the interaction itself was not significant. </w:t>
      </w:r>
    </w:p>
    <w:p w14:paraId="30BB9DA5" w14:textId="77777777" w:rsidR="00752BEC" w:rsidRDefault="00752BEC" w:rsidP="00752BEC">
      <w:pPr>
        <w:pStyle w:val="Normal1"/>
        <w:tabs>
          <w:tab w:val="left" w:pos="0"/>
          <w:tab w:val="left" w:pos="426"/>
          <w:tab w:val="left" w:pos="993"/>
        </w:tabs>
        <w:spacing w:after="0" w:line="240" w:lineRule="auto"/>
        <w:jc w:val="both"/>
      </w:pPr>
    </w:p>
    <w:p w14:paraId="7C572A6F" w14:textId="4BEAEEA4" w:rsidR="003A38D0" w:rsidRPr="00752BEC" w:rsidRDefault="00752BEC" w:rsidP="00752BEC">
      <w:pPr>
        <w:pStyle w:val="Normal1"/>
        <w:tabs>
          <w:tab w:val="left" w:pos="0"/>
          <w:tab w:val="left" w:pos="426"/>
          <w:tab w:val="left" w:pos="993"/>
        </w:tabs>
        <w:spacing w:after="0" w:line="240" w:lineRule="auto"/>
        <w:jc w:val="both"/>
      </w:pPr>
      <w:r>
        <w:rPr>
          <w:b/>
        </w:rPr>
        <w:t xml:space="preserve">Interpretation of results </w:t>
      </w:r>
    </w:p>
    <w:p w14:paraId="3C206836" w14:textId="5E9A4F9D" w:rsidR="001A7B4A" w:rsidRPr="00CB2805" w:rsidRDefault="00CB2805" w:rsidP="003A38D0">
      <w:pPr>
        <w:pStyle w:val="BodyText"/>
        <w:tabs>
          <w:tab w:val="left" w:pos="0"/>
          <w:tab w:val="left" w:pos="426"/>
          <w:tab w:val="left" w:pos="993"/>
        </w:tabs>
        <w:spacing w:before="0"/>
        <w:rPr>
          <w:rFonts w:asciiTheme="minorHAnsi" w:hAnsiTheme="minorHAnsi"/>
          <w:bCs/>
          <w:iCs/>
          <w:sz w:val="22"/>
          <w:szCs w:val="22"/>
          <w:lang w:val="en-GB"/>
        </w:rPr>
      </w:pPr>
      <w:r w:rsidRPr="00CB2805">
        <w:rPr>
          <w:rFonts w:asciiTheme="minorHAnsi" w:hAnsiTheme="minorHAnsi"/>
          <w:bCs/>
          <w:iCs/>
          <w:sz w:val="22"/>
          <w:szCs w:val="22"/>
          <w:lang w:val="en-GB"/>
        </w:rPr>
        <w:tab/>
        <w:t xml:space="preserve">The final equation of this predictive mode is: </w:t>
      </w:r>
    </w:p>
    <w:p w14:paraId="1DD59DC4" w14:textId="67698584" w:rsidR="00E32710" w:rsidRDefault="00FE6B7E" w:rsidP="003A38D0">
      <w:pPr>
        <w:pStyle w:val="BodyText"/>
        <w:tabs>
          <w:tab w:val="left" w:pos="0"/>
          <w:tab w:val="left" w:pos="426"/>
          <w:tab w:val="left" w:pos="993"/>
        </w:tabs>
        <w:spacing w:before="0"/>
        <w:rPr>
          <w:sz w:val="22"/>
        </w:rPr>
      </w:pPr>
      <w:r w:rsidRPr="00E32710">
        <w:rPr>
          <w:position w:val="-14"/>
          <w:sz w:val="22"/>
        </w:rPr>
        <w:object w:dxaOrig="11520" w:dyaOrig="360" w14:anchorId="13E7B3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15pt;height:24.65pt" o:ole="">
            <v:imagedata r:id="rId16" o:title=""/>
          </v:shape>
          <o:OLEObject Type="Embed" ProgID="Equation.3" ShapeID="_x0000_i1025" DrawAspect="Content" ObjectID="_1473488734" r:id="rId17"/>
        </w:object>
      </w:r>
    </w:p>
    <w:p w14:paraId="5656A380" w14:textId="1953C71C" w:rsidR="00752BEC" w:rsidRDefault="00FE6B7E" w:rsidP="00752BEC">
      <w:pPr>
        <w:pStyle w:val="Normal1"/>
        <w:tabs>
          <w:tab w:val="left" w:pos="0"/>
          <w:tab w:val="left" w:pos="426"/>
          <w:tab w:val="left" w:pos="993"/>
        </w:tabs>
        <w:spacing w:after="0" w:line="240" w:lineRule="auto"/>
        <w:jc w:val="both"/>
      </w:pPr>
      <w:r>
        <w:tab/>
      </w:r>
      <w:r w:rsidR="00752BEC">
        <w:rPr>
          <w:rFonts w:ascii="Times New Roman" w:eastAsia="Times New Roman" w:hAnsi="Times New Roman" w:cs="Times New Roman"/>
        </w:rPr>
        <w:t xml:space="preserve">The model has a </w:t>
      </w:r>
      <w:r w:rsidR="00752BEC">
        <w:t>R</w:t>
      </w:r>
      <w:r w:rsidR="00752BEC">
        <w:rPr>
          <w:vertAlign w:val="superscript"/>
        </w:rPr>
        <w:t>2</w:t>
      </w:r>
      <w:r w:rsidR="00752BEC">
        <w:t>=0.48, indicating that is able to account for 48% of the variation in total cost. Total cost was found to be significantly associated with the following continuous variables PaO2/(.01*FiO2) (</w:t>
      </w:r>
      <w:proofErr w:type="spellStart"/>
      <w:r w:rsidR="00752BEC">
        <w:t>pafi</w:t>
      </w:r>
      <w:proofErr w:type="spellEnd"/>
      <w:r w:rsidR="00752BEC">
        <w:t xml:space="preserve">), temperature, and serum albumin. PaO2/(.01*FiO2) is a measure of respiratory rate. From our model every increase in </w:t>
      </w:r>
      <w:proofErr w:type="spellStart"/>
      <w:r w:rsidR="00752BEC">
        <w:t>pafi</w:t>
      </w:r>
      <w:proofErr w:type="spellEnd"/>
      <w:r w:rsidR="00752BEC">
        <w:t xml:space="preserve"> results in a 0.1% decrease in total cost. </w:t>
      </w:r>
      <w:commentRangeStart w:id="91"/>
      <w:r w:rsidR="00752BEC">
        <w:t xml:space="preserve">This indicates that those requiring treatment for respiratory failure would have a higher total cost. The increase in 1 degree Celsius in temperature results in 11.4% higher cost, indicating that patients that are feverish would have a higher total cost. Lastly serum albumin is </w:t>
      </w:r>
      <w:del w:id="92" w:author="Melanie L. Bell" w:date="2014-09-27T11:14:00Z">
        <w:r w:rsidR="00752BEC" w:rsidDel="00A17EAC">
          <w:delText>a</w:delText>
        </w:r>
      </w:del>
      <w:r w:rsidR="00752BEC">
        <w:t xml:space="preserve"> used to evaluate nutritional status, a 1-unit increase in serum albumin results in a 23.7% lower total cost. Overall this dataset indicated that patients requiring prolonged treatment would incur higher total cost. </w:t>
      </w:r>
      <w:commentRangeEnd w:id="91"/>
      <w:r w:rsidR="00A17EAC">
        <w:rPr>
          <w:rStyle w:val="CommentReference"/>
          <w:rFonts w:eastAsia="Times New Roman" w:cs="Times New Roman"/>
          <w:color w:val="auto"/>
          <w:lang w:val="en-AU" w:bidi="en-US"/>
        </w:rPr>
        <w:commentReference w:id="91"/>
      </w:r>
      <w:r w:rsidR="00752BEC">
        <w:t xml:space="preserve">This is most </w:t>
      </w:r>
      <w:r w:rsidR="00752BEC">
        <w:lastRenderedPageBreak/>
        <w:t>noticeable by our categorical variables. Patients in the reference group (</w:t>
      </w:r>
      <w:r w:rsidR="00752BEC">
        <w:rPr>
          <w:sz w:val="20"/>
        </w:rPr>
        <w:t xml:space="preserve">ARF/MOSF w/Sepsis), have a total cost that is significantly higher than patients with CHF, COPD, Cirrhosis, Colon cancer, lung cancer, and coma patients. Patients with a coma score between 21-70 also have a significantly higher total cost than patients with a score below 21. </w:t>
      </w:r>
    </w:p>
    <w:p w14:paraId="54CB4542" w14:textId="77777777" w:rsidR="00752BEC" w:rsidRDefault="00752BEC" w:rsidP="00752BEC">
      <w:pPr>
        <w:pStyle w:val="Normal1"/>
        <w:tabs>
          <w:tab w:val="left" w:pos="0"/>
          <w:tab w:val="left" w:pos="426"/>
          <w:tab w:val="left" w:pos="993"/>
        </w:tabs>
        <w:spacing w:after="0" w:line="240" w:lineRule="auto"/>
        <w:jc w:val="both"/>
      </w:pPr>
      <w:r>
        <w:rPr>
          <w:b/>
        </w:rPr>
        <w:t xml:space="preserve">Conclusion </w:t>
      </w:r>
    </w:p>
    <w:p w14:paraId="152CD410" w14:textId="77777777" w:rsidR="00752BEC" w:rsidRDefault="00752BEC" w:rsidP="00752BEC">
      <w:pPr>
        <w:pStyle w:val="Normal1"/>
        <w:tabs>
          <w:tab w:val="left" w:pos="0"/>
          <w:tab w:val="left" w:pos="426"/>
          <w:tab w:val="left" w:pos="993"/>
        </w:tabs>
        <w:spacing w:after="0" w:line="240" w:lineRule="auto"/>
        <w:jc w:val="both"/>
      </w:pPr>
    </w:p>
    <w:p w14:paraId="73D0308B" w14:textId="77777777" w:rsidR="00752BEC" w:rsidRDefault="00752BEC" w:rsidP="00752BEC">
      <w:pPr>
        <w:pStyle w:val="Normal1"/>
        <w:tabs>
          <w:tab w:val="left" w:pos="0"/>
          <w:tab w:val="left" w:pos="426"/>
          <w:tab w:val="left" w:pos="993"/>
        </w:tabs>
        <w:spacing w:after="0" w:line="240" w:lineRule="auto"/>
        <w:jc w:val="both"/>
      </w:pPr>
      <w:r>
        <w:tab/>
        <w:t xml:space="preserve">A model consisting of 11 variables; age, sex, disease group, number of comorbidities, support comma score, race, mean arterial blood pressure on day 3, heart rate on day 3, temperature, PaO2 ratio, and serum albumin was developed to predict the total cost of hospitalization. Total medical cost was found to be significantly associated with the following variables PaO2/(.01*FiO2), temperature, serum albumin, and patients with CHF, patience with COPD, Colon cancer, coma, lung cancer, and a coma score of 21-70.  The model accounts for 48% of the variation in total cost, signifying that additional research is needed to account for the remaining variation in total cost. </w:t>
      </w:r>
    </w:p>
    <w:p w14:paraId="5702A625" w14:textId="4C0AD33D" w:rsidR="00143239" w:rsidRPr="001A7B4A" w:rsidRDefault="00143239" w:rsidP="00752BEC">
      <w:pPr>
        <w:pStyle w:val="BodyText"/>
        <w:tabs>
          <w:tab w:val="left" w:pos="0"/>
          <w:tab w:val="left" w:pos="426"/>
          <w:tab w:val="left" w:pos="993"/>
        </w:tabs>
        <w:spacing w:before="0"/>
        <w:rPr>
          <w:rFonts w:asciiTheme="minorHAnsi" w:hAnsiTheme="minorHAnsi"/>
          <w:bCs/>
          <w:iCs/>
          <w:sz w:val="22"/>
          <w:szCs w:val="22"/>
          <w:lang w:val="en-GB"/>
        </w:rPr>
      </w:pPr>
    </w:p>
    <w:p w14:paraId="319452DF" w14:textId="4424CB2D" w:rsidR="00606ABE" w:rsidRPr="00E04166" w:rsidRDefault="00606ABE" w:rsidP="00606ABE">
      <w:pPr>
        <w:pStyle w:val="BodyText"/>
        <w:tabs>
          <w:tab w:val="left" w:pos="0"/>
          <w:tab w:val="left" w:pos="426"/>
          <w:tab w:val="left" w:pos="993"/>
        </w:tabs>
        <w:spacing w:before="0"/>
        <w:rPr>
          <w:rFonts w:asciiTheme="minorHAnsi" w:hAnsiTheme="minorHAnsi"/>
          <w:b/>
          <w:sz w:val="22"/>
          <w:szCs w:val="22"/>
        </w:rPr>
      </w:pPr>
    </w:p>
    <w:p w14:paraId="7F887250" w14:textId="77777777" w:rsidR="004812C3" w:rsidRPr="00E04166" w:rsidRDefault="004812C3" w:rsidP="00606ABE">
      <w:pPr>
        <w:pStyle w:val="BodyText"/>
        <w:tabs>
          <w:tab w:val="left" w:pos="0"/>
          <w:tab w:val="left" w:pos="426"/>
          <w:tab w:val="left" w:pos="993"/>
        </w:tabs>
        <w:spacing w:before="0"/>
        <w:rPr>
          <w:rFonts w:asciiTheme="minorHAnsi" w:hAnsiTheme="minorHAnsi"/>
          <w:b/>
          <w:sz w:val="22"/>
          <w:szCs w:val="22"/>
        </w:rPr>
      </w:pPr>
    </w:p>
    <w:p w14:paraId="32A11C18" w14:textId="00EBBF5B" w:rsidR="004812C3" w:rsidRDefault="00FE6B7E" w:rsidP="00606ABE">
      <w:pPr>
        <w:pStyle w:val="BodyText"/>
        <w:tabs>
          <w:tab w:val="left" w:pos="0"/>
          <w:tab w:val="left" w:pos="426"/>
          <w:tab w:val="left" w:pos="993"/>
        </w:tabs>
        <w:spacing w:before="0"/>
        <w:rPr>
          <w:rFonts w:asciiTheme="minorHAnsi" w:hAnsiTheme="minorHAnsi"/>
          <w:b/>
        </w:rPr>
      </w:pPr>
      <w:r>
        <w:rPr>
          <w:rFonts w:asciiTheme="minorHAnsi" w:hAnsiTheme="minorHAnsi"/>
          <w:b/>
        </w:rPr>
        <w:t>Reference</w:t>
      </w:r>
    </w:p>
    <w:p w14:paraId="609F38E3" w14:textId="77777777" w:rsidR="00FE6B7E" w:rsidRDefault="00FE6B7E" w:rsidP="00606ABE">
      <w:pPr>
        <w:pStyle w:val="BodyText"/>
        <w:tabs>
          <w:tab w:val="left" w:pos="0"/>
          <w:tab w:val="left" w:pos="426"/>
          <w:tab w:val="left" w:pos="993"/>
        </w:tabs>
        <w:spacing w:before="0"/>
        <w:rPr>
          <w:rFonts w:asciiTheme="minorHAnsi" w:hAnsiTheme="minorHAnsi"/>
          <w:sz w:val="22"/>
        </w:rPr>
      </w:pPr>
    </w:p>
    <w:p w14:paraId="69BF9BDC" w14:textId="20AB2460" w:rsidR="004812C3" w:rsidRPr="00C35440" w:rsidRDefault="00FE6B7E" w:rsidP="00606ABE">
      <w:pPr>
        <w:pStyle w:val="BodyText"/>
        <w:tabs>
          <w:tab w:val="left" w:pos="0"/>
          <w:tab w:val="left" w:pos="426"/>
          <w:tab w:val="left" w:pos="993"/>
        </w:tabs>
        <w:spacing w:before="0"/>
        <w:rPr>
          <w:rFonts w:asciiTheme="minorHAnsi" w:hAnsiTheme="minorHAnsi"/>
          <w:sz w:val="22"/>
          <w:szCs w:val="22"/>
        </w:rPr>
      </w:pPr>
      <w:proofErr w:type="spellStart"/>
      <w:r w:rsidRPr="00C35440">
        <w:rPr>
          <w:rFonts w:asciiTheme="minorHAnsi" w:hAnsiTheme="minorHAnsi"/>
          <w:sz w:val="22"/>
          <w:szCs w:val="22"/>
        </w:rPr>
        <w:t>Knaus</w:t>
      </w:r>
      <w:proofErr w:type="spellEnd"/>
      <w:r w:rsidRPr="00C35440">
        <w:rPr>
          <w:rFonts w:asciiTheme="minorHAnsi" w:hAnsiTheme="minorHAnsi"/>
          <w:sz w:val="22"/>
          <w:szCs w:val="22"/>
        </w:rPr>
        <w:t>, W. A., Harrell, F. E., Lynn, J., Goldman, L., Phillips, R. S., Connors, A. F., ... &amp; Wagner, D. P. (1995). The SUPPORT prognostic model: objective estimates of survival for seriously ill hospitalized adults. Annals of Internal Medicine, 122(3), 191-203.</w:t>
      </w:r>
    </w:p>
    <w:p w14:paraId="76CB2A46" w14:textId="77777777" w:rsidR="004812C3" w:rsidRPr="00C35440" w:rsidRDefault="004812C3" w:rsidP="00606ABE">
      <w:pPr>
        <w:pStyle w:val="BodyText"/>
        <w:tabs>
          <w:tab w:val="left" w:pos="0"/>
          <w:tab w:val="left" w:pos="426"/>
          <w:tab w:val="left" w:pos="993"/>
        </w:tabs>
        <w:spacing w:before="0"/>
        <w:rPr>
          <w:rFonts w:asciiTheme="minorHAnsi" w:hAnsiTheme="minorHAnsi"/>
          <w:b/>
          <w:sz w:val="22"/>
          <w:szCs w:val="22"/>
        </w:rPr>
      </w:pPr>
    </w:p>
    <w:p w14:paraId="76BBD412" w14:textId="77777777" w:rsidR="00752BEC" w:rsidRPr="00C35440" w:rsidRDefault="00752BEC" w:rsidP="00752BEC">
      <w:pPr>
        <w:spacing w:after="0" w:line="240" w:lineRule="auto"/>
        <w:rPr>
          <w:rFonts w:asciiTheme="minorHAnsi" w:hAnsiTheme="minorHAnsi"/>
          <w:lang w:val="en-US" w:bidi="ar-SA"/>
        </w:rPr>
      </w:pPr>
      <w:proofErr w:type="spellStart"/>
      <w:r w:rsidRPr="00C35440">
        <w:rPr>
          <w:rFonts w:asciiTheme="minorHAnsi" w:hAnsiTheme="minorHAnsi" w:cs="Arial"/>
          <w:color w:val="222222"/>
          <w:shd w:val="clear" w:color="auto" w:fill="FFFFFF"/>
          <w:lang w:val="en-US" w:bidi="ar-SA"/>
        </w:rPr>
        <w:t>Vittinghoff</w:t>
      </w:r>
      <w:proofErr w:type="spellEnd"/>
      <w:r w:rsidRPr="00C35440">
        <w:rPr>
          <w:rFonts w:asciiTheme="minorHAnsi" w:hAnsiTheme="minorHAnsi" w:cs="Arial"/>
          <w:color w:val="222222"/>
          <w:shd w:val="clear" w:color="auto" w:fill="FFFFFF"/>
          <w:lang w:val="en-US" w:bidi="ar-SA"/>
        </w:rPr>
        <w:t xml:space="preserve">, E., </w:t>
      </w:r>
      <w:proofErr w:type="spellStart"/>
      <w:r w:rsidRPr="00C35440">
        <w:rPr>
          <w:rFonts w:asciiTheme="minorHAnsi" w:hAnsiTheme="minorHAnsi" w:cs="Arial"/>
          <w:color w:val="222222"/>
          <w:shd w:val="clear" w:color="auto" w:fill="FFFFFF"/>
          <w:lang w:val="en-US" w:bidi="ar-SA"/>
        </w:rPr>
        <w:t>Shiboski</w:t>
      </w:r>
      <w:proofErr w:type="spellEnd"/>
      <w:r w:rsidRPr="00C35440">
        <w:rPr>
          <w:rFonts w:asciiTheme="minorHAnsi" w:hAnsiTheme="minorHAnsi" w:cs="Arial"/>
          <w:color w:val="222222"/>
          <w:shd w:val="clear" w:color="auto" w:fill="FFFFFF"/>
          <w:lang w:val="en-US" w:bidi="ar-SA"/>
        </w:rPr>
        <w:t>, S., &amp; McCulloch, C. E. (2005). </w:t>
      </w:r>
      <w:r w:rsidRPr="00C35440">
        <w:rPr>
          <w:rFonts w:asciiTheme="minorHAnsi" w:hAnsiTheme="minorHAnsi" w:cs="Arial"/>
          <w:i/>
          <w:iCs/>
          <w:color w:val="222222"/>
          <w:shd w:val="clear" w:color="auto" w:fill="FFFFFF"/>
          <w:lang w:val="en-US" w:bidi="ar-SA"/>
        </w:rPr>
        <w:t>Regression methods in biostatistics</w:t>
      </w:r>
      <w:r w:rsidRPr="00C35440">
        <w:rPr>
          <w:rFonts w:asciiTheme="minorHAnsi" w:hAnsiTheme="minorHAnsi" w:cs="Arial"/>
          <w:color w:val="222222"/>
          <w:shd w:val="clear" w:color="auto" w:fill="FFFFFF"/>
          <w:lang w:val="en-US" w:bidi="ar-SA"/>
        </w:rPr>
        <w:t> (pp. 98-109). New York:: Springer.</w:t>
      </w:r>
    </w:p>
    <w:p w14:paraId="6B21BA16" w14:textId="77777777" w:rsidR="004812C3" w:rsidRPr="00C35440" w:rsidRDefault="004812C3" w:rsidP="00606ABE">
      <w:pPr>
        <w:pStyle w:val="BodyText"/>
        <w:tabs>
          <w:tab w:val="left" w:pos="0"/>
          <w:tab w:val="left" w:pos="426"/>
          <w:tab w:val="left" w:pos="993"/>
        </w:tabs>
        <w:spacing w:before="0"/>
        <w:rPr>
          <w:rFonts w:asciiTheme="minorHAnsi" w:hAnsiTheme="minorHAnsi"/>
          <w:b/>
          <w:sz w:val="22"/>
          <w:szCs w:val="22"/>
        </w:rPr>
      </w:pPr>
    </w:p>
    <w:p w14:paraId="07ECC52C" w14:textId="77777777" w:rsidR="004812C3" w:rsidRPr="00C35440" w:rsidRDefault="004812C3" w:rsidP="00606ABE">
      <w:pPr>
        <w:pStyle w:val="BodyText"/>
        <w:tabs>
          <w:tab w:val="left" w:pos="0"/>
          <w:tab w:val="left" w:pos="426"/>
          <w:tab w:val="left" w:pos="993"/>
        </w:tabs>
        <w:spacing w:before="0"/>
        <w:rPr>
          <w:rFonts w:asciiTheme="minorHAnsi" w:hAnsiTheme="minorHAnsi"/>
          <w:b/>
          <w:sz w:val="22"/>
          <w:szCs w:val="22"/>
        </w:rPr>
      </w:pPr>
    </w:p>
    <w:p w14:paraId="09B376DB" w14:textId="77777777" w:rsidR="00B1238B" w:rsidRDefault="00B1238B" w:rsidP="00606ABE">
      <w:pPr>
        <w:pStyle w:val="BodyText"/>
        <w:tabs>
          <w:tab w:val="left" w:pos="0"/>
          <w:tab w:val="left" w:pos="426"/>
          <w:tab w:val="left" w:pos="993"/>
        </w:tabs>
        <w:spacing w:before="0"/>
        <w:rPr>
          <w:rFonts w:asciiTheme="minorHAnsi" w:hAnsiTheme="minorHAnsi"/>
          <w:b/>
        </w:rPr>
      </w:pPr>
    </w:p>
    <w:p w14:paraId="57563747" w14:textId="77777777" w:rsidR="00FE6B7E" w:rsidRDefault="00FE6B7E" w:rsidP="00606ABE">
      <w:pPr>
        <w:pStyle w:val="BodyText"/>
        <w:tabs>
          <w:tab w:val="left" w:pos="0"/>
          <w:tab w:val="left" w:pos="426"/>
          <w:tab w:val="left" w:pos="993"/>
        </w:tabs>
        <w:spacing w:before="0"/>
        <w:rPr>
          <w:rFonts w:asciiTheme="minorHAnsi" w:hAnsiTheme="minorHAnsi"/>
          <w:b/>
        </w:rPr>
      </w:pPr>
    </w:p>
    <w:p w14:paraId="21937E54" w14:textId="77777777" w:rsidR="00FE6B7E" w:rsidRDefault="00FE6B7E" w:rsidP="00606ABE">
      <w:pPr>
        <w:pStyle w:val="BodyText"/>
        <w:tabs>
          <w:tab w:val="left" w:pos="0"/>
          <w:tab w:val="left" w:pos="426"/>
          <w:tab w:val="left" w:pos="993"/>
        </w:tabs>
        <w:spacing w:before="0"/>
        <w:rPr>
          <w:rFonts w:asciiTheme="minorHAnsi" w:hAnsiTheme="minorHAnsi"/>
          <w:b/>
        </w:rPr>
      </w:pPr>
    </w:p>
    <w:p w14:paraId="326226B2" w14:textId="77777777" w:rsidR="00FE6B7E" w:rsidRDefault="00FE6B7E" w:rsidP="00606ABE">
      <w:pPr>
        <w:pStyle w:val="BodyText"/>
        <w:tabs>
          <w:tab w:val="left" w:pos="0"/>
          <w:tab w:val="left" w:pos="426"/>
          <w:tab w:val="left" w:pos="993"/>
        </w:tabs>
        <w:spacing w:before="0"/>
        <w:rPr>
          <w:rFonts w:asciiTheme="minorHAnsi" w:hAnsiTheme="minorHAnsi"/>
          <w:b/>
        </w:rPr>
      </w:pPr>
    </w:p>
    <w:p w14:paraId="7A734DC2" w14:textId="77777777" w:rsidR="00FE6B7E" w:rsidRDefault="00FE6B7E" w:rsidP="00606ABE">
      <w:pPr>
        <w:pStyle w:val="BodyText"/>
        <w:tabs>
          <w:tab w:val="left" w:pos="0"/>
          <w:tab w:val="left" w:pos="426"/>
          <w:tab w:val="left" w:pos="993"/>
        </w:tabs>
        <w:spacing w:before="0"/>
        <w:rPr>
          <w:rFonts w:asciiTheme="minorHAnsi" w:hAnsiTheme="minorHAnsi"/>
          <w:b/>
        </w:rPr>
      </w:pPr>
    </w:p>
    <w:p w14:paraId="347AF62D" w14:textId="77777777" w:rsidR="00FE6B7E" w:rsidRDefault="00FE6B7E" w:rsidP="00606ABE">
      <w:pPr>
        <w:pStyle w:val="BodyText"/>
        <w:tabs>
          <w:tab w:val="left" w:pos="0"/>
          <w:tab w:val="left" w:pos="426"/>
          <w:tab w:val="left" w:pos="993"/>
        </w:tabs>
        <w:spacing w:before="0"/>
        <w:rPr>
          <w:rFonts w:asciiTheme="minorHAnsi" w:hAnsiTheme="minorHAnsi"/>
          <w:b/>
        </w:rPr>
      </w:pPr>
    </w:p>
    <w:p w14:paraId="6C42E8FF" w14:textId="77777777" w:rsidR="00FE6B7E" w:rsidRDefault="00FE6B7E" w:rsidP="00606ABE">
      <w:pPr>
        <w:pStyle w:val="BodyText"/>
        <w:tabs>
          <w:tab w:val="left" w:pos="0"/>
          <w:tab w:val="left" w:pos="426"/>
          <w:tab w:val="left" w:pos="993"/>
        </w:tabs>
        <w:spacing w:before="0"/>
        <w:rPr>
          <w:rFonts w:asciiTheme="minorHAnsi" w:hAnsiTheme="minorHAnsi"/>
          <w:b/>
        </w:rPr>
      </w:pPr>
    </w:p>
    <w:p w14:paraId="5DF177DF" w14:textId="77777777" w:rsidR="00FE6B7E" w:rsidRDefault="00FE6B7E" w:rsidP="00606ABE">
      <w:pPr>
        <w:pStyle w:val="BodyText"/>
        <w:tabs>
          <w:tab w:val="left" w:pos="0"/>
          <w:tab w:val="left" w:pos="426"/>
          <w:tab w:val="left" w:pos="993"/>
        </w:tabs>
        <w:spacing w:before="0"/>
        <w:rPr>
          <w:rFonts w:asciiTheme="minorHAnsi" w:hAnsiTheme="minorHAnsi"/>
          <w:b/>
        </w:rPr>
      </w:pPr>
    </w:p>
    <w:p w14:paraId="13907BF5" w14:textId="77777777" w:rsidR="00FE6B7E" w:rsidRDefault="00FE6B7E" w:rsidP="00606ABE">
      <w:pPr>
        <w:pStyle w:val="BodyText"/>
        <w:tabs>
          <w:tab w:val="left" w:pos="0"/>
          <w:tab w:val="left" w:pos="426"/>
          <w:tab w:val="left" w:pos="993"/>
        </w:tabs>
        <w:spacing w:before="0"/>
        <w:rPr>
          <w:rFonts w:asciiTheme="minorHAnsi" w:hAnsiTheme="minorHAnsi"/>
          <w:b/>
        </w:rPr>
      </w:pPr>
    </w:p>
    <w:p w14:paraId="28F02698" w14:textId="77777777" w:rsidR="00FE6B7E" w:rsidRDefault="00FE6B7E" w:rsidP="00606ABE">
      <w:pPr>
        <w:pStyle w:val="BodyText"/>
        <w:tabs>
          <w:tab w:val="left" w:pos="0"/>
          <w:tab w:val="left" w:pos="426"/>
          <w:tab w:val="left" w:pos="993"/>
        </w:tabs>
        <w:spacing w:before="0"/>
        <w:rPr>
          <w:rFonts w:asciiTheme="minorHAnsi" w:hAnsiTheme="minorHAnsi"/>
          <w:b/>
        </w:rPr>
      </w:pPr>
    </w:p>
    <w:p w14:paraId="20055EBA" w14:textId="77777777" w:rsidR="00FE6B7E" w:rsidRDefault="00FE6B7E" w:rsidP="00606ABE">
      <w:pPr>
        <w:pStyle w:val="BodyText"/>
        <w:tabs>
          <w:tab w:val="left" w:pos="0"/>
          <w:tab w:val="left" w:pos="426"/>
          <w:tab w:val="left" w:pos="993"/>
        </w:tabs>
        <w:spacing w:before="0"/>
        <w:rPr>
          <w:rFonts w:asciiTheme="minorHAnsi" w:hAnsiTheme="minorHAnsi"/>
          <w:b/>
        </w:rPr>
      </w:pPr>
    </w:p>
    <w:p w14:paraId="090FC051" w14:textId="77777777" w:rsidR="00FE6B7E" w:rsidRDefault="00FE6B7E" w:rsidP="00606ABE">
      <w:pPr>
        <w:pStyle w:val="BodyText"/>
        <w:tabs>
          <w:tab w:val="left" w:pos="0"/>
          <w:tab w:val="left" w:pos="426"/>
          <w:tab w:val="left" w:pos="993"/>
        </w:tabs>
        <w:spacing w:before="0"/>
        <w:rPr>
          <w:rFonts w:asciiTheme="minorHAnsi" w:hAnsiTheme="minorHAnsi"/>
          <w:b/>
        </w:rPr>
      </w:pPr>
    </w:p>
    <w:p w14:paraId="3C51A67D" w14:textId="77777777" w:rsidR="00FE6B7E" w:rsidRDefault="00FE6B7E" w:rsidP="00606ABE">
      <w:pPr>
        <w:pStyle w:val="BodyText"/>
        <w:tabs>
          <w:tab w:val="left" w:pos="0"/>
          <w:tab w:val="left" w:pos="426"/>
          <w:tab w:val="left" w:pos="993"/>
        </w:tabs>
        <w:spacing w:before="0"/>
        <w:rPr>
          <w:rFonts w:asciiTheme="minorHAnsi" w:hAnsiTheme="minorHAnsi"/>
          <w:b/>
        </w:rPr>
      </w:pPr>
    </w:p>
    <w:p w14:paraId="236CD2B1" w14:textId="77777777" w:rsidR="00FE6B7E" w:rsidRDefault="00FE6B7E" w:rsidP="00606ABE">
      <w:pPr>
        <w:pStyle w:val="BodyText"/>
        <w:tabs>
          <w:tab w:val="left" w:pos="0"/>
          <w:tab w:val="left" w:pos="426"/>
          <w:tab w:val="left" w:pos="993"/>
        </w:tabs>
        <w:spacing w:before="0"/>
        <w:rPr>
          <w:rFonts w:asciiTheme="minorHAnsi" w:hAnsiTheme="minorHAnsi"/>
          <w:b/>
        </w:rPr>
      </w:pPr>
    </w:p>
    <w:p w14:paraId="20DB9C81" w14:textId="77777777" w:rsidR="00FE6B7E" w:rsidRDefault="00FE6B7E" w:rsidP="00606ABE">
      <w:pPr>
        <w:pStyle w:val="BodyText"/>
        <w:tabs>
          <w:tab w:val="left" w:pos="0"/>
          <w:tab w:val="left" w:pos="426"/>
          <w:tab w:val="left" w:pos="993"/>
        </w:tabs>
        <w:spacing w:before="0"/>
        <w:rPr>
          <w:rFonts w:asciiTheme="minorHAnsi" w:hAnsiTheme="minorHAnsi"/>
          <w:b/>
        </w:rPr>
      </w:pPr>
    </w:p>
    <w:p w14:paraId="240FD04A" w14:textId="77777777" w:rsidR="00FE6B7E" w:rsidRDefault="00FE6B7E" w:rsidP="00606ABE">
      <w:pPr>
        <w:pStyle w:val="BodyText"/>
        <w:tabs>
          <w:tab w:val="left" w:pos="0"/>
          <w:tab w:val="left" w:pos="426"/>
          <w:tab w:val="left" w:pos="993"/>
        </w:tabs>
        <w:spacing w:before="0"/>
        <w:rPr>
          <w:rFonts w:asciiTheme="minorHAnsi" w:hAnsiTheme="minorHAnsi"/>
          <w:b/>
        </w:rPr>
      </w:pPr>
    </w:p>
    <w:p w14:paraId="0DB66F0B" w14:textId="77777777" w:rsidR="00FE6B7E" w:rsidRDefault="00FE6B7E" w:rsidP="00606ABE">
      <w:pPr>
        <w:pStyle w:val="BodyText"/>
        <w:tabs>
          <w:tab w:val="left" w:pos="0"/>
          <w:tab w:val="left" w:pos="426"/>
          <w:tab w:val="left" w:pos="993"/>
        </w:tabs>
        <w:spacing w:before="0"/>
        <w:rPr>
          <w:rFonts w:asciiTheme="minorHAnsi" w:hAnsiTheme="minorHAnsi"/>
          <w:b/>
        </w:rPr>
      </w:pPr>
    </w:p>
    <w:p w14:paraId="2ACEA967" w14:textId="77777777" w:rsidR="00FE6B7E" w:rsidRDefault="00FE6B7E" w:rsidP="00606ABE">
      <w:pPr>
        <w:pStyle w:val="BodyText"/>
        <w:tabs>
          <w:tab w:val="left" w:pos="0"/>
          <w:tab w:val="left" w:pos="426"/>
          <w:tab w:val="left" w:pos="993"/>
        </w:tabs>
        <w:spacing w:before="0"/>
        <w:rPr>
          <w:rFonts w:asciiTheme="minorHAnsi" w:hAnsiTheme="minorHAnsi"/>
          <w:b/>
        </w:rPr>
      </w:pPr>
    </w:p>
    <w:p w14:paraId="554594EE" w14:textId="77777777" w:rsidR="00FE6B7E" w:rsidRDefault="00FE6B7E" w:rsidP="00606ABE">
      <w:pPr>
        <w:pStyle w:val="BodyText"/>
        <w:tabs>
          <w:tab w:val="left" w:pos="0"/>
          <w:tab w:val="left" w:pos="426"/>
          <w:tab w:val="left" w:pos="993"/>
        </w:tabs>
        <w:spacing w:before="0"/>
        <w:rPr>
          <w:rFonts w:asciiTheme="minorHAnsi" w:hAnsiTheme="minorHAnsi"/>
          <w:b/>
        </w:rPr>
      </w:pPr>
    </w:p>
    <w:p w14:paraId="696F575C" w14:textId="77777777" w:rsidR="00FE6B7E" w:rsidRDefault="00FE6B7E" w:rsidP="00606ABE">
      <w:pPr>
        <w:pStyle w:val="BodyText"/>
        <w:tabs>
          <w:tab w:val="left" w:pos="0"/>
          <w:tab w:val="left" w:pos="426"/>
          <w:tab w:val="left" w:pos="993"/>
        </w:tabs>
        <w:spacing w:before="0"/>
        <w:rPr>
          <w:rFonts w:asciiTheme="minorHAnsi" w:hAnsiTheme="minorHAnsi"/>
          <w:b/>
        </w:rPr>
      </w:pPr>
    </w:p>
    <w:p w14:paraId="6F7749A6" w14:textId="77777777" w:rsidR="00FE6B7E" w:rsidRDefault="00FE6B7E" w:rsidP="00606ABE">
      <w:pPr>
        <w:pStyle w:val="BodyText"/>
        <w:tabs>
          <w:tab w:val="left" w:pos="0"/>
          <w:tab w:val="left" w:pos="426"/>
          <w:tab w:val="left" w:pos="993"/>
        </w:tabs>
        <w:spacing w:before="0"/>
        <w:rPr>
          <w:rFonts w:asciiTheme="minorHAnsi" w:hAnsiTheme="minorHAnsi"/>
          <w:b/>
        </w:rPr>
      </w:pPr>
    </w:p>
    <w:p w14:paraId="4E514E5B" w14:textId="77777777" w:rsidR="00FE6B7E" w:rsidRDefault="00FE6B7E" w:rsidP="00606ABE">
      <w:pPr>
        <w:pStyle w:val="BodyText"/>
        <w:tabs>
          <w:tab w:val="left" w:pos="0"/>
          <w:tab w:val="left" w:pos="426"/>
          <w:tab w:val="left" w:pos="993"/>
        </w:tabs>
        <w:spacing w:before="0"/>
        <w:rPr>
          <w:rFonts w:asciiTheme="minorHAnsi" w:hAnsiTheme="minorHAnsi"/>
          <w:b/>
        </w:rPr>
      </w:pPr>
    </w:p>
    <w:p w14:paraId="2037C603" w14:textId="77777777" w:rsidR="00FE6B7E" w:rsidRDefault="00FE6B7E" w:rsidP="00606ABE">
      <w:pPr>
        <w:pStyle w:val="BodyText"/>
        <w:tabs>
          <w:tab w:val="left" w:pos="0"/>
          <w:tab w:val="left" w:pos="426"/>
          <w:tab w:val="left" w:pos="993"/>
        </w:tabs>
        <w:spacing w:before="0"/>
        <w:rPr>
          <w:rFonts w:asciiTheme="minorHAnsi" w:hAnsiTheme="minorHAnsi"/>
          <w:b/>
        </w:rPr>
      </w:pPr>
    </w:p>
    <w:p w14:paraId="16B42979" w14:textId="77777777" w:rsidR="00FE6B7E" w:rsidRDefault="00FE6B7E" w:rsidP="00606ABE">
      <w:pPr>
        <w:pStyle w:val="BodyText"/>
        <w:tabs>
          <w:tab w:val="left" w:pos="0"/>
          <w:tab w:val="left" w:pos="426"/>
          <w:tab w:val="left" w:pos="993"/>
        </w:tabs>
        <w:spacing w:before="0"/>
        <w:rPr>
          <w:rFonts w:asciiTheme="minorHAnsi" w:hAnsiTheme="minorHAnsi"/>
          <w:b/>
        </w:rPr>
      </w:pPr>
    </w:p>
    <w:p w14:paraId="18A7CC45" w14:textId="77777777" w:rsidR="00FE6B7E" w:rsidRDefault="00FE6B7E" w:rsidP="00606ABE">
      <w:pPr>
        <w:pStyle w:val="BodyText"/>
        <w:tabs>
          <w:tab w:val="left" w:pos="0"/>
          <w:tab w:val="left" w:pos="426"/>
          <w:tab w:val="left" w:pos="993"/>
        </w:tabs>
        <w:spacing w:before="0"/>
        <w:rPr>
          <w:rFonts w:asciiTheme="minorHAnsi" w:hAnsiTheme="minorHAnsi"/>
          <w:b/>
        </w:rPr>
      </w:pPr>
    </w:p>
    <w:p w14:paraId="658D74CF" w14:textId="77777777" w:rsidR="00FE6B7E" w:rsidRDefault="00FE6B7E" w:rsidP="00606ABE">
      <w:pPr>
        <w:pStyle w:val="BodyText"/>
        <w:tabs>
          <w:tab w:val="left" w:pos="0"/>
          <w:tab w:val="left" w:pos="426"/>
          <w:tab w:val="left" w:pos="993"/>
        </w:tabs>
        <w:spacing w:before="0"/>
        <w:rPr>
          <w:rFonts w:asciiTheme="minorHAnsi" w:hAnsiTheme="minorHAnsi"/>
          <w:b/>
        </w:rPr>
      </w:pPr>
    </w:p>
    <w:p w14:paraId="7EC70D86" w14:textId="77777777" w:rsidR="00FE6B7E" w:rsidRDefault="00FE6B7E" w:rsidP="00606ABE">
      <w:pPr>
        <w:pStyle w:val="BodyText"/>
        <w:tabs>
          <w:tab w:val="left" w:pos="0"/>
          <w:tab w:val="left" w:pos="426"/>
          <w:tab w:val="left" w:pos="993"/>
        </w:tabs>
        <w:spacing w:before="0"/>
        <w:rPr>
          <w:rFonts w:asciiTheme="minorHAnsi" w:hAnsiTheme="minorHAnsi"/>
          <w:b/>
        </w:rPr>
      </w:pPr>
    </w:p>
    <w:p w14:paraId="52CF267A" w14:textId="77777777" w:rsidR="004812C3" w:rsidRDefault="004812C3" w:rsidP="00606ABE">
      <w:pPr>
        <w:pStyle w:val="BodyText"/>
        <w:tabs>
          <w:tab w:val="left" w:pos="0"/>
          <w:tab w:val="left" w:pos="426"/>
          <w:tab w:val="left" w:pos="993"/>
        </w:tabs>
        <w:spacing w:before="0"/>
        <w:rPr>
          <w:rFonts w:asciiTheme="minorHAnsi" w:hAnsiTheme="minorHAnsi"/>
          <w:b/>
        </w:rPr>
      </w:pPr>
    </w:p>
    <w:p w14:paraId="7003EDE9" w14:textId="77777777" w:rsidR="004812C3" w:rsidRDefault="004812C3" w:rsidP="00606ABE">
      <w:pPr>
        <w:pStyle w:val="BodyText"/>
        <w:tabs>
          <w:tab w:val="left" w:pos="0"/>
          <w:tab w:val="left" w:pos="426"/>
          <w:tab w:val="left" w:pos="993"/>
        </w:tabs>
        <w:spacing w:before="0"/>
        <w:rPr>
          <w:rFonts w:asciiTheme="minorHAnsi" w:hAnsiTheme="minorHAnsi"/>
          <w:b/>
        </w:rPr>
      </w:pPr>
    </w:p>
    <w:p w14:paraId="0E93CEDB" w14:textId="77777777" w:rsidR="003A38D0" w:rsidRPr="002D231E" w:rsidRDefault="003A38D0" w:rsidP="00606ABE">
      <w:pPr>
        <w:pStyle w:val="BodyText"/>
        <w:tabs>
          <w:tab w:val="left" w:pos="0"/>
          <w:tab w:val="left" w:pos="426"/>
          <w:tab w:val="left" w:pos="993"/>
        </w:tabs>
        <w:spacing w:before="0"/>
        <w:rPr>
          <w:rFonts w:asciiTheme="minorHAnsi" w:hAnsiTheme="minorHAnsi"/>
          <w:b/>
          <w:bCs/>
          <w:iCs/>
          <w:sz w:val="22"/>
          <w:szCs w:val="22"/>
          <w:lang w:val="en-GB"/>
        </w:rPr>
      </w:pPr>
      <w:r>
        <w:rPr>
          <w:rFonts w:asciiTheme="minorHAnsi" w:hAnsiTheme="minorHAnsi"/>
          <w:b/>
        </w:rPr>
        <w:t xml:space="preserve">Appendices </w:t>
      </w:r>
    </w:p>
    <w:p w14:paraId="140A3E7A" w14:textId="77777777" w:rsidR="00E54390" w:rsidRPr="00784C44" w:rsidRDefault="00E54390" w:rsidP="00E54390">
      <w:pPr>
        <w:pStyle w:val="BodyText"/>
        <w:tabs>
          <w:tab w:val="left" w:pos="0"/>
          <w:tab w:val="left" w:pos="426"/>
          <w:tab w:val="left" w:pos="993"/>
        </w:tabs>
        <w:spacing w:before="0"/>
        <w:rPr>
          <w:rFonts w:asciiTheme="minorHAnsi" w:hAnsiTheme="minorHAnsi"/>
          <w:b/>
          <w:bCs/>
          <w:iCs/>
          <w:sz w:val="20"/>
          <w:lang w:val="en-GB"/>
        </w:rPr>
      </w:pPr>
    </w:p>
    <w:p w14:paraId="680B81DE" w14:textId="424AA29A" w:rsidR="00E54390" w:rsidRPr="00784C44" w:rsidRDefault="00E54390" w:rsidP="00E54390">
      <w:pPr>
        <w:pStyle w:val="BodyText"/>
        <w:tabs>
          <w:tab w:val="left" w:pos="0"/>
          <w:tab w:val="left" w:pos="426"/>
          <w:tab w:val="left" w:pos="993"/>
        </w:tabs>
        <w:spacing w:before="0"/>
        <w:rPr>
          <w:rFonts w:asciiTheme="minorHAnsi" w:hAnsiTheme="minorHAnsi"/>
          <w:b/>
          <w:bCs/>
          <w:iCs/>
          <w:sz w:val="20"/>
          <w:lang w:val="en-GB"/>
        </w:rPr>
      </w:pPr>
      <w:r w:rsidRPr="00784C44">
        <w:rPr>
          <w:rFonts w:asciiTheme="minorHAnsi" w:hAnsiTheme="minorHAnsi"/>
          <w:b/>
          <w:bCs/>
          <w:iCs/>
          <w:sz w:val="20"/>
          <w:lang w:val="en-GB"/>
        </w:rPr>
        <w:t xml:space="preserve">Table </w:t>
      </w:r>
      <w:r w:rsidR="001A7B4A">
        <w:rPr>
          <w:rFonts w:asciiTheme="minorHAnsi" w:hAnsiTheme="minorHAnsi"/>
          <w:b/>
          <w:bCs/>
          <w:iCs/>
          <w:sz w:val="20"/>
          <w:lang w:val="en-GB"/>
        </w:rPr>
        <w:t>A</w:t>
      </w:r>
      <w:r w:rsidRPr="00784C44">
        <w:rPr>
          <w:rFonts w:asciiTheme="minorHAnsi" w:hAnsiTheme="minorHAnsi"/>
          <w:b/>
          <w:bCs/>
          <w:iCs/>
          <w:sz w:val="20"/>
          <w:lang w:val="en-GB"/>
        </w:rPr>
        <w:t xml:space="preserve">1: Study variables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4770"/>
        <w:gridCol w:w="2384"/>
      </w:tblGrid>
      <w:tr w:rsidR="00143239" w:rsidRPr="00784C44" w14:paraId="7913319C" w14:textId="77777777" w:rsidTr="00143239">
        <w:tc>
          <w:tcPr>
            <w:tcW w:w="2088" w:type="dxa"/>
            <w:tcBorders>
              <w:top w:val="single" w:sz="4" w:space="0" w:color="auto"/>
              <w:bottom w:val="single" w:sz="4" w:space="0" w:color="auto"/>
            </w:tcBorders>
          </w:tcPr>
          <w:p w14:paraId="1C8220A8" w14:textId="77777777" w:rsidR="00E54390" w:rsidRPr="00784C44" w:rsidRDefault="00E54390" w:rsidP="00E54390">
            <w:pPr>
              <w:pStyle w:val="BodyText"/>
              <w:tabs>
                <w:tab w:val="left" w:pos="0"/>
                <w:tab w:val="left" w:pos="426"/>
                <w:tab w:val="left" w:pos="993"/>
              </w:tabs>
              <w:spacing w:before="0"/>
              <w:rPr>
                <w:rFonts w:asciiTheme="minorHAnsi" w:hAnsiTheme="minorHAnsi"/>
                <w:b/>
                <w:bCs/>
                <w:iCs/>
                <w:sz w:val="20"/>
                <w:lang w:val="en-GB"/>
              </w:rPr>
            </w:pPr>
            <w:r w:rsidRPr="00784C44">
              <w:rPr>
                <w:rFonts w:asciiTheme="minorHAnsi" w:hAnsiTheme="minorHAnsi"/>
                <w:b/>
                <w:bCs/>
                <w:iCs/>
                <w:sz w:val="20"/>
                <w:lang w:val="en-GB"/>
              </w:rPr>
              <w:t>Variable</w:t>
            </w:r>
          </w:p>
        </w:tc>
        <w:tc>
          <w:tcPr>
            <w:tcW w:w="4770" w:type="dxa"/>
            <w:tcBorders>
              <w:top w:val="single" w:sz="4" w:space="0" w:color="auto"/>
              <w:bottom w:val="single" w:sz="4" w:space="0" w:color="auto"/>
            </w:tcBorders>
          </w:tcPr>
          <w:p w14:paraId="472B7BF0" w14:textId="77777777" w:rsidR="00E54390" w:rsidRPr="00784C44" w:rsidRDefault="00E54390" w:rsidP="00E54390">
            <w:pPr>
              <w:pStyle w:val="BodyText"/>
              <w:tabs>
                <w:tab w:val="left" w:pos="0"/>
                <w:tab w:val="left" w:pos="426"/>
                <w:tab w:val="left" w:pos="993"/>
              </w:tabs>
              <w:spacing w:before="0"/>
              <w:rPr>
                <w:rFonts w:asciiTheme="minorHAnsi" w:hAnsiTheme="minorHAnsi"/>
                <w:b/>
                <w:bCs/>
                <w:iCs/>
                <w:sz w:val="20"/>
                <w:lang w:val="en-GB"/>
              </w:rPr>
            </w:pPr>
            <w:r w:rsidRPr="00784C44">
              <w:rPr>
                <w:rFonts w:asciiTheme="minorHAnsi" w:hAnsiTheme="minorHAnsi"/>
                <w:b/>
                <w:bCs/>
                <w:iCs/>
                <w:sz w:val="20"/>
                <w:lang w:val="en-GB"/>
              </w:rPr>
              <w:t xml:space="preserve">Coding and Meaning </w:t>
            </w:r>
          </w:p>
        </w:tc>
        <w:tc>
          <w:tcPr>
            <w:tcW w:w="2384" w:type="dxa"/>
            <w:tcBorders>
              <w:top w:val="single" w:sz="4" w:space="0" w:color="auto"/>
              <w:bottom w:val="single" w:sz="4" w:space="0" w:color="auto"/>
            </w:tcBorders>
          </w:tcPr>
          <w:p w14:paraId="6A3E74C9" w14:textId="77777777" w:rsidR="00E54390" w:rsidRPr="00784C44" w:rsidRDefault="00E54390" w:rsidP="00E54390">
            <w:pPr>
              <w:pStyle w:val="BodyText"/>
              <w:tabs>
                <w:tab w:val="left" w:pos="0"/>
                <w:tab w:val="left" w:pos="426"/>
                <w:tab w:val="left" w:pos="993"/>
              </w:tabs>
              <w:spacing w:before="0"/>
              <w:rPr>
                <w:rFonts w:asciiTheme="minorHAnsi" w:hAnsiTheme="minorHAnsi"/>
                <w:b/>
                <w:bCs/>
                <w:iCs/>
                <w:sz w:val="20"/>
                <w:lang w:val="en-GB"/>
              </w:rPr>
            </w:pPr>
            <w:r w:rsidRPr="00784C44">
              <w:rPr>
                <w:rFonts w:asciiTheme="minorHAnsi" w:hAnsiTheme="minorHAnsi"/>
                <w:b/>
                <w:bCs/>
                <w:iCs/>
                <w:sz w:val="20"/>
                <w:lang w:val="en-GB"/>
              </w:rPr>
              <w:t>Type of variable</w:t>
            </w:r>
          </w:p>
        </w:tc>
      </w:tr>
      <w:tr w:rsidR="00143239" w:rsidRPr="00784C44" w14:paraId="6D5DB547" w14:textId="77777777" w:rsidTr="00143239">
        <w:tc>
          <w:tcPr>
            <w:tcW w:w="2088" w:type="dxa"/>
            <w:tcBorders>
              <w:top w:val="single" w:sz="4" w:space="0" w:color="auto"/>
            </w:tcBorders>
          </w:tcPr>
          <w:p w14:paraId="706331C5" w14:textId="77777777" w:rsidR="00E54390" w:rsidRPr="00784C44" w:rsidRDefault="00E54390" w:rsidP="00E54390">
            <w:pPr>
              <w:pStyle w:val="BodyText"/>
              <w:tabs>
                <w:tab w:val="left" w:pos="0"/>
                <w:tab w:val="left" w:pos="426"/>
                <w:tab w:val="left" w:pos="993"/>
              </w:tabs>
              <w:spacing w:before="0"/>
              <w:rPr>
                <w:rFonts w:asciiTheme="minorHAnsi" w:hAnsiTheme="minorHAnsi"/>
                <w:bCs/>
                <w:iCs/>
                <w:sz w:val="20"/>
                <w:lang w:val="en-GB"/>
              </w:rPr>
            </w:pPr>
            <w:r w:rsidRPr="00784C44">
              <w:rPr>
                <w:rFonts w:asciiTheme="minorHAnsi" w:hAnsiTheme="minorHAnsi"/>
                <w:bCs/>
                <w:iCs/>
                <w:sz w:val="20"/>
                <w:lang w:val="en-GB"/>
              </w:rPr>
              <w:t>Age</w:t>
            </w:r>
          </w:p>
        </w:tc>
        <w:tc>
          <w:tcPr>
            <w:tcW w:w="4770" w:type="dxa"/>
            <w:tcBorders>
              <w:top w:val="single" w:sz="4" w:space="0" w:color="auto"/>
            </w:tcBorders>
          </w:tcPr>
          <w:p w14:paraId="28793566" w14:textId="77777777" w:rsidR="00E54390" w:rsidRPr="00784C44" w:rsidRDefault="00E54390" w:rsidP="00E54390">
            <w:pPr>
              <w:pStyle w:val="BodyText"/>
              <w:tabs>
                <w:tab w:val="left" w:pos="0"/>
                <w:tab w:val="left" w:pos="426"/>
                <w:tab w:val="left" w:pos="993"/>
              </w:tabs>
              <w:spacing w:before="0"/>
              <w:rPr>
                <w:rFonts w:asciiTheme="minorHAnsi" w:hAnsiTheme="minorHAnsi"/>
                <w:bCs/>
                <w:iCs/>
                <w:sz w:val="20"/>
                <w:lang w:val="en-GB"/>
              </w:rPr>
            </w:pPr>
            <w:r w:rsidRPr="00784C44">
              <w:rPr>
                <w:rFonts w:asciiTheme="minorHAnsi" w:hAnsiTheme="minorHAnsi"/>
                <w:bCs/>
                <w:iCs/>
                <w:sz w:val="20"/>
                <w:lang w:val="en-GB"/>
              </w:rPr>
              <w:t xml:space="preserve">Age of participants in the study </w:t>
            </w:r>
          </w:p>
        </w:tc>
        <w:tc>
          <w:tcPr>
            <w:tcW w:w="2384" w:type="dxa"/>
            <w:tcBorders>
              <w:top w:val="single" w:sz="4" w:space="0" w:color="auto"/>
            </w:tcBorders>
          </w:tcPr>
          <w:p w14:paraId="4D025402" w14:textId="77777777" w:rsidR="00E54390" w:rsidRPr="00784C44" w:rsidRDefault="00E54390" w:rsidP="00E54390">
            <w:pPr>
              <w:pStyle w:val="BodyText"/>
              <w:tabs>
                <w:tab w:val="left" w:pos="0"/>
                <w:tab w:val="left" w:pos="426"/>
                <w:tab w:val="left" w:pos="993"/>
              </w:tabs>
              <w:spacing w:before="0"/>
              <w:rPr>
                <w:rFonts w:asciiTheme="minorHAnsi" w:hAnsiTheme="minorHAnsi"/>
                <w:bCs/>
                <w:iCs/>
                <w:sz w:val="20"/>
                <w:lang w:val="en-GB"/>
              </w:rPr>
            </w:pPr>
            <w:r w:rsidRPr="00784C44">
              <w:rPr>
                <w:rFonts w:asciiTheme="minorHAnsi" w:hAnsiTheme="minorHAnsi"/>
                <w:bCs/>
                <w:iCs/>
                <w:sz w:val="20"/>
                <w:lang w:val="en-GB"/>
              </w:rPr>
              <w:t>Continuous</w:t>
            </w:r>
          </w:p>
        </w:tc>
      </w:tr>
      <w:tr w:rsidR="00143239" w:rsidRPr="00784C44" w14:paraId="6E2B9DBB" w14:textId="77777777" w:rsidTr="00143239">
        <w:tc>
          <w:tcPr>
            <w:tcW w:w="2088" w:type="dxa"/>
          </w:tcPr>
          <w:p w14:paraId="3F005BDB" w14:textId="77777777" w:rsidR="00E54390" w:rsidRPr="00784C44" w:rsidRDefault="00E54390" w:rsidP="00E54390">
            <w:pPr>
              <w:pStyle w:val="BodyText"/>
              <w:tabs>
                <w:tab w:val="left" w:pos="0"/>
                <w:tab w:val="left" w:pos="426"/>
                <w:tab w:val="left" w:pos="993"/>
              </w:tabs>
              <w:spacing w:before="0"/>
              <w:rPr>
                <w:rFonts w:asciiTheme="minorHAnsi" w:hAnsiTheme="minorHAnsi"/>
                <w:bCs/>
                <w:iCs/>
                <w:sz w:val="20"/>
                <w:lang w:val="en-GB"/>
              </w:rPr>
            </w:pPr>
            <w:r w:rsidRPr="00784C44">
              <w:rPr>
                <w:rFonts w:asciiTheme="minorHAnsi" w:hAnsiTheme="minorHAnsi"/>
                <w:bCs/>
                <w:iCs/>
                <w:sz w:val="20"/>
                <w:lang w:val="en-GB"/>
              </w:rPr>
              <w:t>Sex</w:t>
            </w:r>
          </w:p>
        </w:tc>
        <w:tc>
          <w:tcPr>
            <w:tcW w:w="4770" w:type="dxa"/>
          </w:tcPr>
          <w:p w14:paraId="0BD0AC2A" w14:textId="77777777" w:rsidR="00E54390" w:rsidRPr="00784C44" w:rsidRDefault="00E54390" w:rsidP="00E54390">
            <w:pPr>
              <w:pStyle w:val="BodyText"/>
              <w:tabs>
                <w:tab w:val="left" w:pos="0"/>
                <w:tab w:val="left" w:pos="426"/>
                <w:tab w:val="left" w:pos="993"/>
              </w:tabs>
              <w:spacing w:before="0"/>
              <w:rPr>
                <w:rFonts w:asciiTheme="minorHAnsi" w:hAnsiTheme="minorHAnsi"/>
                <w:bCs/>
                <w:iCs/>
                <w:sz w:val="20"/>
                <w:lang w:val="en-GB"/>
              </w:rPr>
            </w:pPr>
            <w:r w:rsidRPr="00784C44">
              <w:rPr>
                <w:rFonts w:asciiTheme="minorHAnsi" w:hAnsiTheme="minorHAnsi"/>
                <w:bCs/>
                <w:iCs/>
                <w:sz w:val="20"/>
                <w:lang w:val="en-GB"/>
              </w:rPr>
              <w:t>Gender of participants</w:t>
            </w:r>
          </w:p>
        </w:tc>
        <w:tc>
          <w:tcPr>
            <w:tcW w:w="2384" w:type="dxa"/>
          </w:tcPr>
          <w:p w14:paraId="5F69854C" w14:textId="77777777" w:rsidR="00E54390" w:rsidRPr="00784C44" w:rsidRDefault="00E54390" w:rsidP="00E54390">
            <w:pPr>
              <w:pStyle w:val="BodyText"/>
              <w:tabs>
                <w:tab w:val="left" w:pos="0"/>
                <w:tab w:val="left" w:pos="426"/>
                <w:tab w:val="left" w:pos="993"/>
              </w:tabs>
              <w:spacing w:before="0"/>
              <w:rPr>
                <w:rFonts w:asciiTheme="minorHAnsi" w:hAnsiTheme="minorHAnsi"/>
                <w:bCs/>
                <w:iCs/>
                <w:sz w:val="20"/>
                <w:lang w:val="en-GB"/>
              </w:rPr>
            </w:pPr>
            <w:r w:rsidRPr="00784C44">
              <w:rPr>
                <w:rFonts w:asciiTheme="minorHAnsi" w:hAnsiTheme="minorHAnsi"/>
                <w:bCs/>
                <w:iCs/>
                <w:sz w:val="20"/>
                <w:lang w:val="en-GB"/>
              </w:rPr>
              <w:t>Category</w:t>
            </w:r>
          </w:p>
        </w:tc>
      </w:tr>
      <w:tr w:rsidR="00143239" w:rsidRPr="00784C44" w14:paraId="0CCC52A5" w14:textId="77777777" w:rsidTr="00143239">
        <w:tc>
          <w:tcPr>
            <w:tcW w:w="2088" w:type="dxa"/>
          </w:tcPr>
          <w:p w14:paraId="1A4F0912" w14:textId="77777777" w:rsidR="00E54390" w:rsidRPr="00784C44" w:rsidRDefault="00E54390" w:rsidP="00E54390">
            <w:pPr>
              <w:pStyle w:val="BodyText"/>
              <w:tabs>
                <w:tab w:val="left" w:pos="0"/>
                <w:tab w:val="left" w:pos="426"/>
                <w:tab w:val="left" w:pos="993"/>
              </w:tabs>
              <w:spacing w:before="0"/>
              <w:rPr>
                <w:rFonts w:asciiTheme="minorHAnsi" w:hAnsiTheme="minorHAnsi"/>
                <w:bCs/>
                <w:iCs/>
                <w:sz w:val="20"/>
                <w:lang w:val="en-GB"/>
              </w:rPr>
            </w:pPr>
            <w:proofErr w:type="spellStart"/>
            <w:r w:rsidRPr="00784C44">
              <w:rPr>
                <w:rFonts w:asciiTheme="minorHAnsi" w:hAnsiTheme="minorHAnsi"/>
                <w:bCs/>
                <w:iCs/>
                <w:sz w:val="20"/>
                <w:lang w:val="en-GB"/>
              </w:rPr>
              <w:t>Dzgroup</w:t>
            </w:r>
            <w:proofErr w:type="spellEnd"/>
          </w:p>
        </w:tc>
        <w:tc>
          <w:tcPr>
            <w:tcW w:w="4770" w:type="dxa"/>
          </w:tcPr>
          <w:p w14:paraId="651BAE03" w14:textId="77777777" w:rsidR="00E54390" w:rsidRPr="00784C44" w:rsidRDefault="00E54390" w:rsidP="00E54390">
            <w:pPr>
              <w:pStyle w:val="BodyText"/>
              <w:tabs>
                <w:tab w:val="left" w:pos="0"/>
                <w:tab w:val="left" w:pos="426"/>
                <w:tab w:val="left" w:pos="993"/>
              </w:tabs>
              <w:spacing w:before="0"/>
              <w:rPr>
                <w:rFonts w:asciiTheme="minorHAnsi" w:hAnsiTheme="minorHAnsi"/>
                <w:bCs/>
                <w:iCs/>
                <w:sz w:val="20"/>
                <w:lang w:val="en-GB"/>
              </w:rPr>
            </w:pPr>
            <w:r w:rsidRPr="00784C44">
              <w:rPr>
                <w:rFonts w:asciiTheme="minorHAnsi" w:hAnsiTheme="minorHAnsi"/>
                <w:bCs/>
                <w:iCs/>
                <w:sz w:val="20"/>
                <w:lang w:val="en-GB"/>
              </w:rPr>
              <w:t xml:space="preserve">Disease group </w:t>
            </w:r>
          </w:p>
        </w:tc>
        <w:tc>
          <w:tcPr>
            <w:tcW w:w="2384" w:type="dxa"/>
          </w:tcPr>
          <w:p w14:paraId="71EF84F3" w14:textId="77777777" w:rsidR="00E54390" w:rsidRPr="00784C44" w:rsidRDefault="00E54390" w:rsidP="00E54390">
            <w:pPr>
              <w:pStyle w:val="BodyText"/>
              <w:tabs>
                <w:tab w:val="left" w:pos="0"/>
                <w:tab w:val="left" w:pos="426"/>
                <w:tab w:val="left" w:pos="993"/>
              </w:tabs>
              <w:spacing w:before="0"/>
              <w:rPr>
                <w:rFonts w:asciiTheme="minorHAnsi" w:hAnsiTheme="minorHAnsi"/>
                <w:bCs/>
                <w:iCs/>
                <w:sz w:val="20"/>
                <w:lang w:val="en-GB"/>
              </w:rPr>
            </w:pPr>
            <w:r w:rsidRPr="00784C44">
              <w:rPr>
                <w:rFonts w:asciiTheme="minorHAnsi" w:hAnsiTheme="minorHAnsi"/>
                <w:bCs/>
                <w:iCs/>
                <w:sz w:val="20"/>
                <w:lang w:val="en-GB"/>
              </w:rPr>
              <w:t>Category</w:t>
            </w:r>
          </w:p>
        </w:tc>
      </w:tr>
      <w:tr w:rsidR="00143239" w:rsidRPr="00784C44" w14:paraId="4E185204" w14:textId="77777777" w:rsidTr="00143239">
        <w:tc>
          <w:tcPr>
            <w:tcW w:w="2088" w:type="dxa"/>
          </w:tcPr>
          <w:p w14:paraId="158B3ADE" w14:textId="77777777" w:rsidR="00E54390" w:rsidRPr="00784C44" w:rsidRDefault="00E54390" w:rsidP="00E54390">
            <w:pPr>
              <w:pStyle w:val="BodyText"/>
              <w:tabs>
                <w:tab w:val="left" w:pos="0"/>
                <w:tab w:val="left" w:pos="426"/>
                <w:tab w:val="left" w:pos="993"/>
              </w:tabs>
              <w:spacing w:before="0"/>
              <w:rPr>
                <w:rFonts w:asciiTheme="minorHAnsi" w:hAnsiTheme="minorHAnsi"/>
                <w:bCs/>
                <w:iCs/>
                <w:sz w:val="20"/>
                <w:lang w:val="en-GB"/>
              </w:rPr>
            </w:pPr>
            <w:r w:rsidRPr="00784C44">
              <w:rPr>
                <w:rFonts w:asciiTheme="minorHAnsi" w:hAnsiTheme="minorHAnsi"/>
                <w:bCs/>
                <w:iCs/>
                <w:sz w:val="20"/>
                <w:lang w:val="en-GB"/>
              </w:rPr>
              <w:t>Num.co</w:t>
            </w:r>
          </w:p>
        </w:tc>
        <w:tc>
          <w:tcPr>
            <w:tcW w:w="4770" w:type="dxa"/>
          </w:tcPr>
          <w:p w14:paraId="195E0F99" w14:textId="77777777" w:rsidR="00E54390" w:rsidRPr="00784C44" w:rsidRDefault="00E54390" w:rsidP="00E54390">
            <w:pPr>
              <w:pStyle w:val="BodyText"/>
              <w:tabs>
                <w:tab w:val="left" w:pos="0"/>
                <w:tab w:val="left" w:pos="426"/>
                <w:tab w:val="left" w:pos="993"/>
              </w:tabs>
              <w:spacing w:before="0"/>
              <w:rPr>
                <w:rFonts w:asciiTheme="minorHAnsi" w:hAnsiTheme="minorHAnsi"/>
                <w:bCs/>
                <w:iCs/>
                <w:sz w:val="20"/>
                <w:lang w:val="en-GB"/>
              </w:rPr>
            </w:pPr>
            <w:r w:rsidRPr="00784C44">
              <w:rPr>
                <w:rFonts w:asciiTheme="minorHAnsi" w:hAnsiTheme="minorHAnsi"/>
                <w:bCs/>
                <w:iCs/>
                <w:sz w:val="20"/>
                <w:lang w:val="en-GB"/>
              </w:rPr>
              <w:t xml:space="preserve">Number of comorbidities </w:t>
            </w:r>
          </w:p>
        </w:tc>
        <w:tc>
          <w:tcPr>
            <w:tcW w:w="2384" w:type="dxa"/>
          </w:tcPr>
          <w:p w14:paraId="488915DB" w14:textId="2B82EAD0" w:rsidR="00E54390" w:rsidRPr="00784C44" w:rsidRDefault="00113121" w:rsidP="00E54390">
            <w:pPr>
              <w:pStyle w:val="BodyText"/>
              <w:tabs>
                <w:tab w:val="left" w:pos="0"/>
                <w:tab w:val="left" w:pos="426"/>
                <w:tab w:val="left" w:pos="993"/>
              </w:tabs>
              <w:spacing w:before="0"/>
              <w:rPr>
                <w:rFonts w:asciiTheme="minorHAnsi" w:hAnsiTheme="minorHAnsi"/>
                <w:bCs/>
                <w:iCs/>
                <w:sz w:val="20"/>
                <w:lang w:val="en-GB"/>
              </w:rPr>
            </w:pPr>
            <w:proofErr w:type="spellStart"/>
            <w:r>
              <w:rPr>
                <w:rFonts w:asciiTheme="minorHAnsi" w:hAnsiTheme="minorHAnsi"/>
                <w:bCs/>
                <w:iCs/>
                <w:sz w:val="20"/>
                <w:lang w:val="en-GB"/>
              </w:rPr>
              <w:t>Co</w:t>
            </w:r>
            <w:del w:id="93" w:author="Melanie L. Bell" w:date="2014-09-27T10:23:00Z">
              <w:r w:rsidDel="002B46AA">
                <w:rPr>
                  <w:rFonts w:asciiTheme="minorHAnsi" w:hAnsiTheme="minorHAnsi"/>
                  <w:bCs/>
                  <w:iCs/>
                  <w:sz w:val="20"/>
                  <w:lang w:val="en-GB"/>
                </w:rPr>
                <w:delText>u</w:delText>
              </w:r>
            </w:del>
            <w:r>
              <w:rPr>
                <w:rFonts w:asciiTheme="minorHAnsi" w:hAnsiTheme="minorHAnsi"/>
                <w:bCs/>
                <w:iCs/>
                <w:sz w:val="20"/>
                <w:lang w:val="en-GB"/>
              </w:rPr>
              <w:t>ntinous</w:t>
            </w:r>
            <w:proofErr w:type="spellEnd"/>
          </w:p>
        </w:tc>
      </w:tr>
      <w:tr w:rsidR="00143239" w:rsidRPr="00784C44" w14:paraId="69C6D0A5" w14:textId="77777777" w:rsidTr="00143239">
        <w:tc>
          <w:tcPr>
            <w:tcW w:w="2088" w:type="dxa"/>
          </w:tcPr>
          <w:p w14:paraId="160F4D08" w14:textId="77777777" w:rsidR="00E54390" w:rsidRPr="00784C44" w:rsidRDefault="00E54390" w:rsidP="00E54390">
            <w:pPr>
              <w:pStyle w:val="BodyText"/>
              <w:tabs>
                <w:tab w:val="left" w:pos="0"/>
                <w:tab w:val="left" w:pos="426"/>
                <w:tab w:val="left" w:pos="993"/>
              </w:tabs>
              <w:spacing w:before="0"/>
              <w:rPr>
                <w:rFonts w:asciiTheme="minorHAnsi" w:hAnsiTheme="minorHAnsi"/>
                <w:bCs/>
                <w:iCs/>
                <w:sz w:val="20"/>
                <w:lang w:val="en-GB"/>
              </w:rPr>
            </w:pPr>
            <w:proofErr w:type="spellStart"/>
            <w:r w:rsidRPr="00784C44">
              <w:rPr>
                <w:rFonts w:asciiTheme="minorHAnsi" w:hAnsiTheme="minorHAnsi"/>
                <w:bCs/>
                <w:iCs/>
                <w:sz w:val="20"/>
                <w:lang w:val="en-GB"/>
              </w:rPr>
              <w:t>Scoma</w:t>
            </w:r>
            <w:proofErr w:type="spellEnd"/>
          </w:p>
        </w:tc>
        <w:tc>
          <w:tcPr>
            <w:tcW w:w="4770" w:type="dxa"/>
          </w:tcPr>
          <w:p w14:paraId="640ADCC2" w14:textId="77777777" w:rsidR="00E54390" w:rsidRPr="00784C44" w:rsidRDefault="00E54390" w:rsidP="00E54390">
            <w:pPr>
              <w:pStyle w:val="BodyText"/>
              <w:tabs>
                <w:tab w:val="left" w:pos="0"/>
                <w:tab w:val="left" w:pos="426"/>
                <w:tab w:val="left" w:pos="993"/>
              </w:tabs>
              <w:spacing w:before="0"/>
              <w:rPr>
                <w:rFonts w:asciiTheme="minorHAnsi" w:hAnsiTheme="minorHAnsi"/>
                <w:bCs/>
                <w:iCs/>
                <w:sz w:val="20"/>
                <w:lang w:val="en-GB"/>
              </w:rPr>
            </w:pPr>
            <w:r w:rsidRPr="00784C44">
              <w:rPr>
                <w:rFonts w:asciiTheme="minorHAnsi" w:hAnsiTheme="minorHAnsi"/>
                <w:bCs/>
                <w:iCs/>
                <w:sz w:val="20"/>
                <w:lang w:val="en-GB"/>
              </w:rPr>
              <w:t>SUPPORT coma score based on Glas</w:t>
            </w:r>
            <w:del w:id="94" w:author="Melanie L. Bell" w:date="2014-09-27T10:23:00Z">
              <w:r w:rsidRPr="00784C44" w:rsidDel="002B46AA">
                <w:rPr>
                  <w:rFonts w:asciiTheme="minorHAnsi" w:hAnsiTheme="minorHAnsi"/>
                  <w:bCs/>
                  <w:iCs/>
                  <w:sz w:val="20"/>
                  <w:lang w:val="en-GB"/>
                </w:rPr>
                <w:delText>s</w:delText>
              </w:r>
            </w:del>
            <w:r w:rsidRPr="00784C44">
              <w:rPr>
                <w:rFonts w:asciiTheme="minorHAnsi" w:hAnsiTheme="minorHAnsi"/>
                <w:bCs/>
                <w:iCs/>
                <w:sz w:val="20"/>
                <w:lang w:val="en-GB"/>
              </w:rPr>
              <w:t>gow D3</w:t>
            </w:r>
          </w:p>
        </w:tc>
        <w:tc>
          <w:tcPr>
            <w:tcW w:w="2384" w:type="dxa"/>
          </w:tcPr>
          <w:p w14:paraId="0FC3E8CE" w14:textId="77777777" w:rsidR="00E54390" w:rsidRPr="00784C44" w:rsidRDefault="00E54390" w:rsidP="00E54390">
            <w:pPr>
              <w:pStyle w:val="BodyText"/>
              <w:tabs>
                <w:tab w:val="left" w:pos="0"/>
                <w:tab w:val="left" w:pos="426"/>
                <w:tab w:val="left" w:pos="993"/>
              </w:tabs>
              <w:spacing w:before="0"/>
              <w:rPr>
                <w:rFonts w:asciiTheme="minorHAnsi" w:hAnsiTheme="minorHAnsi"/>
                <w:bCs/>
                <w:iCs/>
                <w:sz w:val="20"/>
                <w:lang w:val="en-GB"/>
              </w:rPr>
            </w:pPr>
            <w:commentRangeStart w:id="95"/>
            <w:r w:rsidRPr="00784C44">
              <w:rPr>
                <w:rFonts w:asciiTheme="minorHAnsi" w:hAnsiTheme="minorHAnsi"/>
                <w:bCs/>
                <w:iCs/>
                <w:sz w:val="20"/>
                <w:lang w:val="en-GB"/>
              </w:rPr>
              <w:t>Category</w:t>
            </w:r>
            <w:commentRangeEnd w:id="95"/>
            <w:r w:rsidR="002B46AA">
              <w:rPr>
                <w:rStyle w:val="CommentReference"/>
                <w:rFonts w:ascii="Calibri" w:eastAsia="Times New Roman" w:hAnsi="Calibri"/>
              </w:rPr>
              <w:commentReference w:id="95"/>
            </w:r>
            <w:r w:rsidRPr="00784C44">
              <w:rPr>
                <w:rFonts w:asciiTheme="minorHAnsi" w:hAnsiTheme="minorHAnsi"/>
                <w:bCs/>
                <w:iCs/>
                <w:sz w:val="20"/>
                <w:lang w:val="en-GB"/>
              </w:rPr>
              <w:t xml:space="preserve"> </w:t>
            </w:r>
          </w:p>
        </w:tc>
      </w:tr>
      <w:tr w:rsidR="00143239" w:rsidRPr="00784C44" w14:paraId="1876336A" w14:textId="77777777" w:rsidTr="00143239">
        <w:tc>
          <w:tcPr>
            <w:tcW w:w="2088" w:type="dxa"/>
          </w:tcPr>
          <w:p w14:paraId="0B3F316C" w14:textId="77777777" w:rsidR="00E54390" w:rsidRPr="00784C44" w:rsidRDefault="00E54390" w:rsidP="00E54390">
            <w:pPr>
              <w:pStyle w:val="BodyText"/>
              <w:tabs>
                <w:tab w:val="left" w:pos="0"/>
                <w:tab w:val="left" w:pos="426"/>
                <w:tab w:val="left" w:pos="993"/>
              </w:tabs>
              <w:spacing w:before="0"/>
              <w:rPr>
                <w:rFonts w:asciiTheme="minorHAnsi" w:hAnsiTheme="minorHAnsi"/>
                <w:bCs/>
                <w:iCs/>
                <w:sz w:val="20"/>
                <w:lang w:val="en-GB"/>
              </w:rPr>
            </w:pPr>
            <w:proofErr w:type="spellStart"/>
            <w:r w:rsidRPr="00784C44">
              <w:rPr>
                <w:rFonts w:asciiTheme="minorHAnsi" w:hAnsiTheme="minorHAnsi"/>
                <w:bCs/>
                <w:iCs/>
                <w:sz w:val="20"/>
                <w:lang w:val="en-GB"/>
              </w:rPr>
              <w:t>Totcst</w:t>
            </w:r>
            <w:proofErr w:type="spellEnd"/>
          </w:p>
        </w:tc>
        <w:tc>
          <w:tcPr>
            <w:tcW w:w="4770" w:type="dxa"/>
          </w:tcPr>
          <w:p w14:paraId="1257A9CB" w14:textId="77777777" w:rsidR="00E54390" w:rsidRPr="00784C44" w:rsidRDefault="00E54390" w:rsidP="00E54390">
            <w:pPr>
              <w:pStyle w:val="BodyText"/>
              <w:tabs>
                <w:tab w:val="left" w:pos="0"/>
                <w:tab w:val="left" w:pos="426"/>
                <w:tab w:val="left" w:pos="993"/>
              </w:tabs>
              <w:spacing w:before="0"/>
              <w:rPr>
                <w:rFonts w:asciiTheme="minorHAnsi" w:hAnsiTheme="minorHAnsi"/>
                <w:bCs/>
                <w:iCs/>
                <w:sz w:val="20"/>
                <w:lang w:val="en-GB"/>
              </w:rPr>
            </w:pPr>
            <w:r w:rsidRPr="00784C44">
              <w:rPr>
                <w:rFonts w:asciiTheme="minorHAnsi" w:hAnsiTheme="minorHAnsi"/>
                <w:bCs/>
                <w:iCs/>
                <w:sz w:val="20"/>
                <w:lang w:val="en-GB"/>
              </w:rPr>
              <w:t xml:space="preserve">Total RCC cost </w:t>
            </w:r>
          </w:p>
        </w:tc>
        <w:tc>
          <w:tcPr>
            <w:tcW w:w="2384" w:type="dxa"/>
          </w:tcPr>
          <w:p w14:paraId="48199501" w14:textId="77777777" w:rsidR="00E54390" w:rsidRPr="00784C44" w:rsidRDefault="00E54390" w:rsidP="00E54390">
            <w:pPr>
              <w:pStyle w:val="BodyText"/>
              <w:tabs>
                <w:tab w:val="left" w:pos="0"/>
                <w:tab w:val="left" w:pos="426"/>
                <w:tab w:val="left" w:pos="993"/>
              </w:tabs>
              <w:spacing w:before="0"/>
              <w:rPr>
                <w:rFonts w:asciiTheme="minorHAnsi" w:hAnsiTheme="minorHAnsi"/>
                <w:bCs/>
                <w:iCs/>
                <w:sz w:val="20"/>
                <w:lang w:val="en-GB"/>
              </w:rPr>
            </w:pPr>
            <w:r w:rsidRPr="00784C44">
              <w:rPr>
                <w:rFonts w:asciiTheme="minorHAnsi" w:hAnsiTheme="minorHAnsi"/>
                <w:bCs/>
                <w:iCs/>
                <w:sz w:val="20"/>
                <w:lang w:val="en-GB"/>
              </w:rPr>
              <w:t xml:space="preserve">Continuous </w:t>
            </w:r>
          </w:p>
        </w:tc>
      </w:tr>
      <w:tr w:rsidR="00143239" w:rsidRPr="00784C44" w14:paraId="0B4DC4D2" w14:textId="77777777" w:rsidTr="00143239">
        <w:tc>
          <w:tcPr>
            <w:tcW w:w="2088" w:type="dxa"/>
          </w:tcPr>
          <w:p w14:paraId="099F1A24" w14:textId="77777777" w:rsidR="00E54390" w:rsidRPr="00784C44" w:rsidRDefault="00E54390" w:rsidP="00E54390">
            <w:pPr>
              <w:pStyle w:val="BodyText"/>
              <w:tabs>
                <w:tab w:val="left" w:pos="0"/>
                <w:tab w:val="left" w:pos="426"/>
                <w:tab w:val="left" w:pos="993"/>
              </w:tabs>
              <w:spacing w:before="0"/>
              <w:rPr>
                <w:rFonts w:asciiTheme="minorHAnsi" w:hAnsiTheme="minorHAnsi"/>
                <w:bCs/>
                <w:iCs/>
                <w:sz w:val="20"/>
                <w:lang w:val="en-GB"/>
              </w:rPr>
            </w:pPr>
            <w:r w:rsidRPr="00784C44">
              <w:rPr>
                <w:rFonts w:asciiTheme="minorHAnsi" w:hAnsiTheme="minorHAnsi"/>
                <w:bCs/>
                <w:iCs/>
                <w:sz w:val="20"/>
                <w:lang w:val="en-GB"/>
              </w:rPr>
              <w:t>Race</w:t>
            </w:r>
          </w:p>
        </w:tc>
        <w:tc>
          <w:tcPr>
            <w:tcW w:w="4770" w:type="dxa"/>
          </w:tcPr>
          <w:p w14:paraId="37BA8622" w14:textId="77777777" w:rsidR="00E54390" w:rsidRPr="00784C44" w:rsidRDefault="00E54390" w:rsidP="00E54390">
            <w:pPr>
              <w:pStyle w:val="BodyText"/>
              <w:tabs>
                <w:tab w:val="left" w:pos="0"/>
                <w:tab w:val="left" w:pos="426"/>
                <w:tab w:val="left" w:pos="993"/>
              </w:tabs>
              <w:spacing w:before="0"/>
              <w:rPr>
                <w:rFonts w:asciiTheme="minorHAnsi" w:hAnsiTheme="minorHAnsi"/>
                <w:bCs/>
                <w:iCs/>
                <w:sz w:val="20"/>
                <w:lang w:val="en-GB"/>
              </w:rPr>
            </w:pPr>
            <w:r w:rsidRPr="00784C44">
              <w:rPr>
                <w:rFonts w:asciiTheme="minorHAnsi" w:hAnsiTheme="minorHAnsi"/>
                <w:bCs/>
                <w:iCs/>
                <w:sz w:val="20"/>
                <w:lang w:val="en-GB"/>
              </w:rPr>
              <w:t>Race of participant</w:t>
            </w:r>
          </w:p>
        </w:tc>
        <w:tc>
          <w:tcPr>
            <w:tcW w:w="2384" w:type="dxa"/>
          </w:tcPr>
          <w:p w14:paraId="09B8A2E4" w14:textId="77777777" w:rsidR="00E54390" w:rsidRPr="00784C44" w:rsidRDefault="00E54390" w:rsidP="00E54390">
            <w:pPr>
              <w:pStyle w:val="BodyText"/>
              <w:tabs>
                <w:tab w:val="left" w:pos="0"/>
                <w:tab w:val="left" w:pos="426"/>
                <w:tab w:val="left" w:pos="993"/>
              </w:tabs>
              <w:spacing w:before="0"/>
              <w:rPr>
                <w:rFonts w:asciiTheme="minorHAnsi" w:hAnsiTheme="minorHAnsi"/>
                <w:bCs/>
                <w:iCs/>
                <w:sz w:val="20"/>
                <w:lang w:val="en-GB"/>
              </w:rPr>
            </w:pPr>
            <w:r w:rsidRPr="00784C44">
              <w:rPr>
                <w:rFonts w:asciiTheme="minorHAnsi" w:hAnsiTheme="minorHAnsi"/>
                <w:bCs/>
                <w:iCs/>
                <w:sz w:val="20"/>
                <w:lang w:val="en-GB"/>
              </w:rPr>
              <w:t xml:space="preserve">Category </w:t>
            </w:r>
          </w:p>
        </w:tc>
      </w:tr>
      <w:tr w:rsidR="00143239" w:rsidRPr="00784C44" w14:paraId="739BA6FF" w14:textId="77777777" w:rsidTr="00143239">
        <w:tc>
          <w:tcPr>
            <w:tcW w:w="2088" w:type="dxa"/>
          </w:tcPr>
          <w:p w14:paraId="41846469" w14:textId="77777777" w:rsidR="00E54390" w:rsidRPr="00784C44" w:rsidRDefault="00E54390" w:rsidP="00E54390">
            <w:pPr>
              <w:pStyle w:val="BodyText"/>
              <w:tabs>
                <w:tab w:val="left" w:pos="0"/>
                <w:tab w:val="left" w:pos="426"/>
                <w:tab w:val="left" w:pos="993"/>
              </w:tabs>
              <w:spacing w:before="0"/>
              <w:rPr>
                <w:rFonts w:asciiTheme="minorHAnsi" w:hAnsiTheme="minorHAnsi"/>
                <w:bCs/>
                <w:iCs/>
                <w:sz w:val="20"/>
                <w:lang w:val="en-GB"/>
              </w:rPr>
            </w:pPr>
            <w:proofErr w:type="spellStart"/>
            <w:r w:rsidRPr="00784C44">
              <w:rPr>
                <w:rFonts w:asciiTheme="minorHAnsi" w:hAnsiTheme="minorHAnsi"/>
                <w:bCs/>
                <w:iCs/>
                <w:sz w:val="20"/>
                <w:lang w:val="en-GB"/>
              </w:rPr>
              <w:t>Meanbp</w:t>
            </w:r>
            <w:proofErr w:type="spellEnd"/>
          </w:p>
        </w:tc>
        <w:tc>
          <w:tcPr>
            <w:tcW w:w="4770" w:type="dxa"/>
          </w:tcPr>
          <w:p w14:paraId="0F0CEBDC" w14:textId="77777777" w:rsidR="00E54390" w:rsidRPr="00784C44" w:rsidRDefault="00E54390" w:rsidP="00E54390">
            <w:pPr>
              <w:pStyle w:val="BodyText"/>
              <w:tabs>
                <w:tab w:val="left" w:pos="0"/>
                <w:tab w:val="left" w:pos="426"/>
                <w:tab w:val="left" w:pos="993"/>
              </w:tabs>
              <w:spacing w:before="0"/>
              <w:rPr>
                <w:rFonts w:asciiTheme="minorHAnsi" w:hAnsiTheme="minorHAnsi"/>
                <w:bCs/>
                <w:iCs/>
                <w:sz w:val="20"/>
                <w:lang w:val="en-GB"/>
              </w:rPr>
            </w:pPr>
            <w:r w:rsidRPr="00784C44">
              <w:rPr>
                <w:rFonts w:asciiTheme="minorHAnsi" w:hAnsiTheme="minorHAnsi"/>
                <w:bCs/>
                <w:iCs/>
                <w:sz w:val="20"/>
                <w:lang w:val="en-GB"/>
              </w:rPr>
              <w:t>Mean arterial blood pressure on day 3</w:t>
            </w:r>
          </w:p>
        </w:tc>
        <w:tc>
          <w:tcPr>
            <w:tcW w:w="2384" w:type="dxa"/>
          </w:tcPr>
          <w:p w14:paraId="7DC116FB" w14:textId="43EF9D7A" w:rsidR="00E54390" w:rsidRPr="00784C44" w:rsidRDefault="00113121" w:rsidP="00E54390">
            <w:pPr>
              <w:pStyle w:val="BodyText"/>
              <w:tabs>
                <w:tab w:val="left" w:pos="0"/>
                <w:tab w:val="left" w:pos="426"/>
                <w:tab w:val="left" w:pos="993"/>
              </w:tabs>
              <w:spacing w:before="0"/>
              <w:rPr>
                <w:rFonts w:asciiTheme="minorHAnsi" w:hAnsiTheme="minorHAnsi"/>
                <w:bCs/>
                <w:iCs/>
                <w:sz w:val="20"/>
                <w:lang w:val="en-GB"/>
              </w:rPr>
            </w:pPr>
            <w:r>
              <w:rPr>
                <w:rFonts w:asciiTheme="minorHAnsi" w:hAnsiTheme="minorHAnsi"/>
                <w:bCs/>
                <w:iCs/>
                <w:sz w:val="20"/>
                <w:lang w:val="en-GB"/>
              </w:rPr>
              <w:t>Cubic Spline</w:t>
            </w:r>
            <w:r w:rsidR="00E54390" w:rsidRPr="00784C44">
              <w:rPr>
                <w:rFonts w:asciiTheme="minorHAnsi" w:hAnsiTheme="minorHAnsi"/>
                <w:bCs/>
                <w:iCs/>
                <w:sz w:val="20"/>
                <w:lang w:val="en-GB"/>
              </w:rPr>
              <w:t xml:space="preserve"> </w:t>
            </w:r>
          </w:p>
        </w:tc>
      </w:tr>
      <w:tr w:rsidR="00143239" w:rsidRPr="00784C44" w14:paraId="7C047002" w14:textId="77777777" w:rsidTr="00143239">
        <w:tc>
          <w:tcPr>
            <w:tcW w:w="2088" w:type="dxa"/>
          </w:tcPr>
          <w:p w14:paraId="356282BE" w14:textId="77777777" w:rsidR="00E54390" w:rsidRPr="00784C44" w:rsidRDefault="00E54390" w:rsidP="00E54390">
            <w:pPr>
              <w:pStyle w:val="BodyText"/>
              <w:tabs>
                <w:tab w:val="left" w:pos="0"/>
                <w:tab w:val="left" w:pos="426"/>
                <w:tab w:val="left" w:pos="993"/>
              </w:tabs>
              <w:spacing w:before="0"/>
              <w:rPr>
                <w:rFonts w:asciiTheme="minorHAnsi" w:hAnsiTheme="minorHAnsi"/>
                <w:bCs/>
                <w:iCs/>
                <w:sz w:val="20"/>
                <w:lang w:val="en-GB"/>
              </w:rPr>
            </w:pPr>
            <w:proofErr w:type="spellStart"/>
            <w:r w:rsidRPr="00784C44">
              <w:rPr>
                <w:rFonts w:asciiTheme="minorHAnsi" w:hAnsiTheme="minorHAnsi"/>
                <w:bCs/>
                <w:iCs/>
                <w:sz w:val="20"/>
                <w:lang w:val="en-GB"/>
              </w:rPr>
              <w:t>Hrt</w:t>
            </w:r>
            <w:proofErr w:type="spellEnd"/>
          </w:p>
        </w:tc>
        <w:tc>
          <w:tcPr>
            <w:tcW w:w="4770" w:type="dxa"/>
          </w:tcPr>
          <w:p w14:paraId="1F3E817A" w14:textId="77777777" w:rsidR="00E54390" w:rsidRPr="00784C44" w:rsidRDefault="00E54390" w:rsidP="00E54390">
            <w:pPr>
              <w:pStyle w:val="BodyText"/>
              <w:tabs>
                <w:tab w:val="left" w:pos="0"/>
                <w:tab w:val="left" w:pos="426"/>
                <w:tab w:val="left" w:pos="993"/>
              </w:tabs>
              <w:spacing w:before="0"/>
              <w:rPr>
                <w:rFonts w:asciiTheme="minorHAnsi" w:hAnsiTheme="minorHAnsi"/>
                <w:bCs/>
                <w:iCs/>
                <w:sz w:val="20"/>
                <w:lang w:val="en-GB"/>
              </w:rPr>
            </w:pPr>
            <w:r w:rsidRPr="00784C44">
              <w:rPr>
                <w:rFonts w:asciiTheme="minorHAnsi" w:hAnsiTheme="minorHAnsi"/>
                <w:bCs/>
                <w:iCs/>
                <w:sz w:val="20"/>
                <w:lang w:val="en-GB"/>
              </w:rPr>
              <w:t>Heart rate Day 3</w:t>
            </w:r>
          </w:p>
        </w:tc>
        <w:tc>
          <w:tcPr>
            <w:tcW w:w="2384" w:type="dxa"/>
          </w:tcPr>
          <w:p w14:paraId="3BF9DF9D" w14:textId="72C7B49A" w:rsidR="00E54390" w:rsidRPr="00784C44" w:rsidRDefault="00113121" w:rsidP="00E54390">
            <w:pPr>
              <w:pStyle w:val="BodyText"/>
              <w:tabs>
                <w:tab w:val="left" w:pos="0"/>
                <w:tab w:val="left" w:pos="426"/>
                <w:tab w:val="left" w:pos="993"/>
              </w:tabs>
              <w:spacing w:before="0"/>
              <w:rPr>
                <w:rFonts w:asciiTheme="minorHAnsi" w:hAnsiTheme="minorHAnsi"/>
                <w:bCs/>
                <w:iCs/>
                <w:sz w:val="20"/>
                <w:lang w:val="en-GB"/>
              </w:rPr>
            </w:pPr>
            <w:r>
              <w:rPr>
                <w:rFonts w:asciiTheme="minorHAnsi" w:hAnsiTheme="minorHAnsi"/>
                <w:bCs/>
                <w:iCs/>
                <w:sz w:val="20"/>
                <w:lang w:val="en-GB"/>
              </w:rPr>
              <w:t>Cubic Spline</w:t>
            </w:r>
          </w:p>
        </w:tc>
      </w:tr>
      <w:tr w:rsidR="00143239" w:rsidRPr="00784C44" w14:paraId="41E1425A" w14:textId="77777777" w:rsidTr="00143239">
        <w:tc>
          <w:tcPr>
            <w:tcW w:w="2088" w:type="dxa"/>
          </w:tcPr>
          <w:p w14:paraId="514A0518" w14:textId="77777777" w:rsidR="00E54390" w:rsidRPr="00784C44" w:rsidRDefault="00E54390" w:rsidP="00E54390">
            <w:pPr>
              <w:pStyle w:val="BodyText"/>
              <w:tabs>
                <w:tab w:val="left" w:pos="0"/>
                <w:tab w:val="left" w:pos="426"/>
                <w:tab w:val="left" w:pos="993"/>
              </w:tabs>
              <w:spacing w:before="0"/>
              <w:rPr>
                <w:rFonts w:asciiTheme="minorHAnsi" w:hAnsiTheme="minorHAnsi"/>
                <w:bCs/>
                <w:iCs/>
                <w:sz w:val="20"/>
                <w:lang w:val="en-GB"/>
              </w:rPr>
            </w:pPr>
            <w:r w:rsidRPr="00784C44">
              <w:rPr>
                <w:rFonts w:asciiTheme="minorHAnsi" w:hAnsiTheme="minorHAnsi"/>
                <w:bCs/>
                <w:iCs/>
                <w:sz w:val="20"/>
                <w:lang w:val="en-GB"/>
              </w:rPr>
              <w:t>Temp</w:t>
            </w:r>
          </w:p>
        </w:tc>
        <w:tc>
          <w:tcPr>
            <w:tcW w:w="4770" w:type="dxa"/>
          </w:tcPr>
          <w:p w14:paraId="1FB25A0A" w14:textId="77777777" w:rsidR="00E54390" w:rsidRPr="00784C44" w:rsidRDefault="00E54390" w:rsidP="00E54390">
            <w:pPr>
              <w:pStyle w:val="BodyText"/>
              <w:tabs>
                <w:tab w:val="left" w:pos="0"/>
                <w:tab w:val="left" w:pos="426"/>
                <w:tab w:val="left" w:pos="993"/>
              </w:tabs>
              <w:spacing w:before="0"/>
              <w:rPr>
                <w:rFonts w:asciiTheme="minorHAnsi" w:hAnsiTheme="minorHAnsi"/>
                <w:bCs/>
                <w:iCs/>
                <w:sz w:val="20"/>
                <w:lang w:val="en-GB"/>
              </w:rPr>
            </w:pPr>
            <w:r w:rsidRPr="00784C44">
              <w:rPr>
                <w:rFonts w:asciiTheme="minorHAnsi" w:hAnsiTheme="minorHAnsi"/>
                <w:bCs/>
                <w:iCs/>
                <w:sz w:val="20"/>
                <w:lang w:val="en-GB"/>
              </w:rPr>
              <w:t>Temperature of participant ton day 3 (Celsius)</w:t>
            </w:r>
          </w:p>
        </w:tc>
        <w:tc>
          <w:tcPr>
            <w:tcW w:w="2384" w:type="dxa"/>
          </w:tcPr>
          <w:p w14:paraId="1834EFD3" w14:textId="77777777" w:rsidR="00E54390" w:rsidRPr="00784C44" w:rsidRDefault="00E54390" w:rsidP="00E54390">
            <w:pPr>
              <w:pStyle w:val="BodyText"/>
              <w:tabs>
                <w:tab w:val="left" w:pos="0"/>
                <w:tab w:val="left" w:pos="426"/>
                <w:tab w:val="left" w:pos="993"/>
              </w:tabs>
              <w:spacing w:before="0"/>
              <w:rPr>
                <w:rFonts w:asciiTheme="minorHAnsi" w:hAnsiTheme="minorHAnsi"/>
                <w:bCs/>
                <w:iCs/>
                <w:sz w:val="20"/>
                <w:lang w:val="en-GB"/>
              </w:rPr>
            </w:pPr>
            <w:r w:rsidRPr="00784C44">
              <w:rPr>
                <w:rFonts w:asciiTheme="minorHAnsi" w:hAnsiTheme="minorHAnsi"/>
                <w:bCs/>
                <w:iCs/>
                <w:sz w:val="20"/>
                <w:lang w:val="en-GB"/>
              </w:rPr>
              <w:t>Continuous</w:t>
            </w:r>
          </w:p>
        </w:tc>
      </w:tr>
      <w:tr w:rsidR="00143239" w:rsidRPr="00784C44" w14:paraId="64BEDF6B" w14:textId="77777777" w:rsidTr="00143239">
        <w:tc>
          <w:tcPr>
            <w:tcW w:w="2088" w:type="dxa"/>
          </w:tcPr>
          <w:p w14:paraId="79BB4238" w14:textId="77777777" w:rsidR="00E54390" w:rsidRPr="00784C44" w:rsidRDefault="00E54390" w:rsidP="00E54390">
            <w:pPr>
              <w:pStyle w:val="BodyText"/>
              <w:tabs>
                <w:tab w:val="left" w:pos="0"/>
                <w:tab w:val="left" w:pos="426"/>
                <w:tab w:val="left" w:pos="993"/>
              </w:tabs>
              <w:spacing w:before="0"/>
              <w:rPr>
                <w:rFonts w:asciiTheme="minorHAnsi" w:hAnsiTheme="minorHAnsi"/>
                <w:bCs/>
                <w:iCs/>
                <w:sz w:val="20"/>
                <w:lang w:val="en-GB"/>
              </w:rPr>
            </w:pPr>
            <w:proofErr w:type="spellStart"/>
            <w:r w:rsidRPr="00784C44">
              <w:rPr>
                <w:rFonts w:asciiTheme="minorHAnsi" w:hAnsiTheme="minorHAnsi"/>
                <w:bCs/>
                <w:iCs/>
                <w:sz w:val="20"/>
                <w:lang w:val="en-GB"/>
              </w:rPr>
              <w:t>Pafi</w:t>
            </w:r>
            <w:proofErr w:type="spellEnd"/>
          </w:p>
        </w:tc>
        <w:tc>
          <w:tcPr>
            <w:tcW w:w="4770" w:type="dxa"/>
          </w:tcPr>
          <w:p w14:paraId="1FE86225" w14:textId="77777777" w:rsidR="00E54390" w:rsidRPr="00784C44" w:rsidRDefault="00E54390" w:rsidP="00E54390">
            <w:pPr>
              <w:pStyle w:val="BodyText"/>
              <w:tabs>
                <w:tab w:val="left" w:pos="0"/>
                <w:tab w:val="left" w:pos="426"/>
                <w:tab w:val="left" w:pos="993"/>
              </w:tabs>
              <w:spacing w:before="0"/>
              <w:rPr>
                <w:rFonts w:asciiTheme="minorHAnsi" w:hAnsiTheme="minorHAnsi"/>
                <w:bCs/>
                <w:iCs/>
                <w:sz w:val="20"/>
                <w:lang w:val="en-GB"/>
              </w:rPr>
            </w:pPr>
            <w:r w:rsidRPr="00784C44">
              <w:rPr>
                <w:rFonts w:asciiTheme="minorHAnsi" w:hAnsiTheme="minorHAnsi"/>
                <w:bCs/>
                <w:iCs/>
                <w:sz w:val="20"/>
                <w:lang w:val="en-GB"/>
              </w:rPr>
              <w:t>PaO2/(.01*FiO2) day 3</w:t>
            </w:r>
          </w:p>
        </w:tc>
        <w:tc>
          <w:tcPr>
            <w:tcW w:w="2384" w:type="dxa"/>
          </w:tcPr>
          <w:p w14:paraId="3109EC66" w14:textId="77777777" w:rsidR="00E54390" w:rsidRPr="00784C44" w:rsidRDefault="00E54390" w:rsidP="00E54390">
            <w:pPr>
              <w:pStyle w:val="BodyText"/>
              <w:tabs>
                <w:tab w:val="left" w:pos="0"/>
                <w:tab w:val="left" w:pos="426"/>
                <w:tab w:val="left" w:pos="993"/>
              </w:tabs>
              <w:spacing w:before="0"/>
              <w:rPr>
                <w:rFonts w:asciiTheme="minorHAnsi" w:hAnsiTheme="minorHAnsi"/>
                <w:bCs/>
                <w:iCs/>
                <w:sz w:val="20"/>
                <w:lang w:val="en-GB"/>
              </w:rPr>
            </w:pPr>
            <w:r w:rsidRPr="00784C44">
              <w:rPr>
                <w:rFonts w:asciiTheme="minorHAnsi" w:hAnsiTheme="minorHAnsi"/>
                <w:bCs/>
                <w:iCs/>
                <w:sz w:val="20"/>
                <w:lang w:val="en-GB"/>
              </w:rPr>
              <w:t>Continuous</w:t>
            </w:r>
          </w:p>
        </w:tc>
      </w:tr>
      <w:tr w:rsidR="00143239" w:rsidRPr="00784C44" w14:paraId="215C4E3D" w14:textId="77777777" w:rsidTr="00143239">
        <w:tc>
          <w:tcPr>
            <w:tcW w:w="2088" w:type="dxa"/>
            <w:tcBorders>
              <w:bottom w:val="single" w:sz="4" w:space="0" w:color="auto"/>
            </w:tcBorders>
          </w:tcPr>
          <w:p w14:paraId="098DE7F6" w14:textId="77777777" w:rsidR="00E54390" w:rsidRPr="00784C44" w:rsidRDefault="00E54390" w:rsidP="00E54390">
            <w:pPr>
              <w:pStyle w:val="BodyText"/>
              <w:tabs>
                <w:tab w:val="left" w:pos="0"/>
                <w:tab w:val="left" w:pos="426"/>
                <w:tab w:val="left" w:pos="993"/>
              </w:tabs>
              <w:spacing w:before="0"/>
              <w:rPr>
                <w:rFonts w:asciiTheme="minorHAnsi" w:hAnsiTheme="minorHAnsi"/>
                <w:bCs/>
                <w:iCs/>
                <w:sz w:val="20"/>
                <w:lang w:val="en-GB"/>
              </w:rPr>
            </w:pPr>
            <w:proofErr w:type="spellStart"/>
            <w:r w:rsidRPr="00784C44">
              <w:rPr>
                <w:rFonts w:asciiTheme="minorHAnsi" w:hAnsiTheme="minorHAnsi"/>
                <w:bCs/>
                <w:iCs/>
                <w:sz w:val="20"/>
                <w:lang w:val="en-GB"/>
              </w:rPr>
              <w:t>Alb</w:t>
            </w:r>
            <w:proofErr w:type="spellEnd"/>
          </w:p>
        </w:tc>
        <w:tc>
          <w:tcPr>
            <w:tcW w:w="4770" w:type="dxa"/>
            <w:tcBorders>
              <w:bottom w:val="single" w:sz="4" w:space="0" w:color="auto"/>
            </w:tcBorders>
          </w:tcPr>
          <w:p w14:paraId="240884E9" w14:textId="7B827CF3" w:rsidR="00E54390" w:rsidRPr="00784C44" w:rsidRDefault="00E54390" w:rsidP="002B46AA">
            <w:pPr>
              <w:pStyle w:val="BodyText"/>
              <w:tabs>
                <w:tab w:val="left" w:pos="0"/>
                <w:tab w:val="left" w:pos="426"/>
                <w:tab w:val="left" w:pos="993"/>
              </w:tabs>
              <w:spacing w:before="0"/>
              <w:rPr>
                <w:rFonts w:asciiTheme="minorHAnsi" w:hAnsiTheme="minorHAnsi"/>
                <w:bCs/>
                <w:iCs/>
                <w:sz w:val="20"/>
                <w:lang w:val="en-GB"/>
              </w:rPr>
            </w:pPr>
            <w:r w:rsidRPr="00784C44">
              <w:rPr>
                <w:rFonts w:asciiTheme="minorHAnsi" w:hAnsiTheme="minorHAnsi"/>
                <w:bCs/>
                <w:iCs/>
                <w:sz w:val="20"/>
                <w:lang w:val="en-GB"/>
              </w:rPr>
              <w:t xml:space="preserve">Serum albumin </w:t>
            </w:r>
            <w:del w:id="96" w:author="Melanie L. Bell" w:date="2014-09-27T10:23:00Z">
              <w:r w:rsidRPr="00784C44" w:rsidDel="002B46AA">
                <w:rPr>
                  <w:rFonts w:asciiTheme="minorHAnsi" w:hAnsiTheme="minorHAnsi"/>
                  <w:bCs/>
                  <w:iCs/>
                  <w:sz w:val="20"/>
                  <w:lang w:val="en-GB"/>
                </w:rPr>
                <w:delText xml:space="preserve">Day </w:delText>
              </w:r>
            </w:del>
            <w:ins w:id="97" w:author="Melanie L. Bell" w:date="2014-09-27T10:23:00Z">
              <w:r w:rsidR="002B46AA">
                <w:rPr>
                  <w:rFonts w:asciiTheme="minorHAnsi" w:hAnsiTheme="minorHAnsi"/>
                  <w:bCs/>
                  <w:iCs/>
                  <w:sz w:val="20"/>
                  <w:lang w:val="en-GB"/>
                </w:rPr>
                <w:t>d</w:t>
              </w:r>
              <w:r w:rsidR="002B46AA" w:rsidRPr="00784C44">
                <w:rPr>
                  <w:rFonts w:asciiTheme="minorHAnsi" w:hAnsiTheme="minorHAnsi"/>
                  <w:bCs/>
                  <w:iCs/>
                  <w:sz w:val="20"/>
                  <w:lang w:val="en-GB"/>
                </w:rPr>
                <w:t xml:space="preserve">ay </w:t>
              </w:r>
            </w:ins>
            <w:r w:rsidRPr="00784C44">
              <w:rPr>
                <w:rFonts w:asciiTheme="minorHAnsi" w:hAnsiTheme="minorHAnsi"/>
                <w:bCs/>
                <w:iCs/>
                <w:sz w:val="20"/>
                <w:lang w:val="en-GB"/>
              </w:rPr>
              <w:t>3</w:t>
            </w:r>
          </w:p>
        </w:tc>
        <w:tc>
          <w:tcPr>
            <w:tcW w:w="2384" w:type="dxa"/>
            <w:tcBorders>
              <w:bottom w:val="single" w:sz="4" w:space="0" w:color="auto"/>
            </w:tcBorders>
          </w:tcPr>
          <w:p w14:paraId="75DFAF7D" w14:textId="77777777" w:rsidR="00E54390" w:rsidRPr="00784C44" w:rsidRDefault="00E54390" w:rsidP="00E54390">
            <w:pPr>
              <w:pStyle w:val="BodyText"/>
              <w:tabs>
                <w:tab w:val="left" w:pos="0"/>
                <w:tab w:val="left" w:pos="426"/>
                <w:tab w:val="left" w:pos="993"/>
              </w:tabs>
              <w:spacing w:before="0"/>
              <w:rPr>
                <w:rFonts w:asciiTheme="minorHAnsi" w:hAnsiTheme="minorHAnsi"/>
                <w:bCs/>
                <w:iCs/>
                <w:sz w:val="20"/>
                <w:lang w:val="en-GB"/>
              </w:rPr>
            </w:pPr>
            <w:r w:rsidRPr="00784C44">
              <w:rPr>
                <w:rFonts w:asciiTheme="minorHAnsi" w:hAnsiTheme="minorHAnsi"/>
                <w:bCs/>
                <w:iCs/>
                <w:sz w:val="20"/>
                <w:lang w:val="en-GB"/>
              </w:rPr>
              <w:t>Continuous</w:t>
            </w:r>
          </w:p>
        </w:tc>
      </w:tr>
    </w:tbl>
    <w:p w14:paraId="7DA51EF4" w14:textId="77777777" w:rsidR="003A38D0" w:rsidRDefault="003A38D0" w:rsidP="003A38D0">
      <w:pPr>
        <w:pStyle w:val="BodyText"/>
        <w:tabs>
          <w:tab w:val="left" w:pos="0"/>
        </w:tabs>
        <w:spacing w:before="0"/>
      </w:pPr>
    </w:p>
    <w:p w14:paraId="157ED072" w14:textId="66772067" w:rsidR="00FD73D9" w:rsidRPr="00FD73D9" w:rsidRDefault="00FD73D9" w:rsidP="00FD73D9">
      <w:pPr>
        <w:pStyle w:val="BodyText"/>
        <w:tabs>
          <w:tab w:val="left" w:pos="0"/>
          <w:tab w:val="left" w:pos="426"/>
          <w:tab w:val="left" w:pos="993"/>
        </w:tabs>
        <w:spacing w:before="0"/>
        <w:rPr>
          <w:rFonts w:asciiTheme="minorHAnsi" w:hAnsiTheme="minorHAnsi"/>
          <w:b/>
          <w:bCs/>
          <w:iCs/>
          <w:sz w:val="22"/>
          <w:szCs w:val="22"/>
          <w:lang w:val="en-GB"/>
        </w:rPr>
      </w:pPr>
      <w:r w:rsidRPr="00FD73D9">
        <w:rPr>
          <w:rFonts w:asciiTheme="minorHAnsi" w:hAnsiTheme="minorHAnsi"/>
          <w:b/>
          <w:bCs/>
          <w:iCs/>
          <w:sz w:val="22"/>
          <w:szCs w:val="22"/>
          <w:lang w:val="en-GB"/>
        </w:rPr>
        <w:t xml:space="preserve">Table A2: Summary of variables </w:t>
      </w:r>
    </w:p>
    <w:tbl>
      <w:tblPr>
        <w:tblW w:w="7215" w:type="dxa"/>
        <w:tblInd w:w="93" w:type="dxa"/>
        <w:tblLayout w:type="fixed"/>
        <w:tblLook w:val="04A0" w:firstRow="1" w:lastRow="0" w:firstColumn="1" w:lastColumn="0" w:noHBand="0" w:noVBand="1"/>
      </w:tblPr>
      <w:tblGrid>
        <w:gridCol w:w="1840"/>
        <w:gridCol w:w="814"/>
        <w:gridCol w:w="1488"/>
        <w:gridCol w:w="1374"/>
        <w:gridCol w:w="1699"/>
      </w:tblGrid>
      <w:tr w:rsidR="00FB62C2" w:rsidRPr="00FE2124" w14:paraId="07DD3A11" w14:textId="77777777" w:rsidTr="00FB62C2">
        <w:trPr>
          <w:trHeight w:val="280"/>
        </w:trPr>
        <w:tc>
          <w:tcPr>
            <w:tcW w:w="1840" w:type="dxa"/>
            <w:tcBorders>
              <w:top w:val="single" w:sz="4" w:space="0" w:color="auto"/>
              <w:bottom w:val="single" w:sz="4" w:space="0" w:color="auto"/>
            </w:tcBorders>
            <w:shd w:val="clear" w:color="auto" w:fill="FDE9D9" w:themeFill="accent6" w:themeFillTint="33"/>
            <w:noWrap/>
            <w:vAlign w:val="bottom"/>
            <w:hideMark/>
          </w:tcPr>
          <w:p w14:paraId="3D0F5A9D" w14:textId="77777777" w:rsidR="00FB62C2" w:rsidRPr="00E54390" w:rsidRDefault="00FB62C2" w:rsidP="001A7B4A">
            <w:pPr>
              <w:spacing w:after="0" w:line="240" w:lineRule="auto"/>
              <w:rPr>
                <w:b/>
                <w:color w:val="000000"/>
                <w:lang w:val="en-US" w:bidi="ar-SA"/>
              </w:rPr>
            </w:pPr>
            <w:r w:rsidRPr="00E54390">
              <w:rPr>
                <w:b/>
                <w:color w:val="000000"/>
                <w:lang w:val="en-US" w:bidi="ar-SA"/>
              </w:rPr>
              <w:t>Variable</w:t>
            </w:r>
          </w:p>
        </w:tc>
        <w:tc>
          <w:tcPr>
            <w:tcW w:w="814" w:type="dxa"/>
            <w:tcBorders>
              <w:top w:val="single" w:sz="4" w:space="0" w:color="auto"/>
              <w:bottom w:val="single" w:sz="4" w:space="0" w:color="auto"/>
            </w:tcBorders>
            <w:shd w:val="clear" w:color="auto" w:fill="FDE9D9" w:themeFill="accent6" w:themeFillTint="33"/>
            <w:noWrap/>
            <w:vAlign w:val="bottom"/>
            <w:hideMark/>
          </w:tcPr>
          <w:p w14:paraId="11141187" w14:textId="77777777" w:rsidR="00FB62C2" w:rsidRPr="00E54390" w:rsidRDefault="00FB62C2" w:rsidP="001A7B4A">
            <w:pPr>
              <w:spacing w:after="0" w:line="240" w:lineRule="auto"/>
              <w:jc w:val="center"/>
              <w:rPr>
                <w:b/>
                <w:color w:val="000000"/>
                <w:lang w:val="en-US" w:bidi="ar-SA"/>
              </w:rPr>
            </w:pPr>
            <w:proofErr w:type="spellStart"/>
            <w:r w:rsidRPr="00E54390">
              <w:rPr>
                <w:b/>
                <w:color w:val="000000"/>
                <w:lang w:val="en-US" w:bidi="ar-SA"/>
              </w:rPr>
              <w:t>Obs</w:t>
            </w:r>
            <w:proofErr w:type="spellEnd"/>
          </w:p>
        </w:tc>
        <w:tc>
          <w:tcPr>
            <w:tcW w:w="1488" w:type="dxa"/>
            <w:tcBorders>
              <w:top w:val="single" w:sz="4" w:space="0" w:color="auto"/>
              <w:bottom w:val="single" w:sz="4" w:space="0" w:color="auto"/>
            </w:tcBorders>
            <w:shd w:val="clear" w:color="auto" w:fill="FDE9D9" w:themeFill="accent6" w:themeFillTint="33"/>
            <w:vAlign w:val="bottom"/>
          </w:tcPr>
          <w:p w14:paraId="49F12F60" w14:textId="77777777" w:rsidR="00FB62C2" w:rsidRPr="00E54390" w:rsidRDefault="00FB62C2" w:rsidP="001A7B4A">
            <w:pPr>
              <w:spacing w:after="0" w:line="240" w:lineRule="auto"/>
              <w:jc w:val="center"/>
              <w:rPr>
                <w:b/>
                <w:color w:val="000000"/>
                <w:lang w:val="en-US" w:bidi="ar-SA"/>
              </w:rPr>
            </w:pPr>
            <w:r w:rsidRPr="00E54390">
              <w:rPr>
                <w:b/>
                <w:color w:val="000000"/>
                <w:lang w:val="en-US" w:bidi="ar-SA"/>
              </w:rPr>
              <w:t>Min</w:t>
            </w:r>
          </w:p>
        </w:tc>
        <w:tc>
          <w:tcPr>
            <w:tcW w:w="1374" w:type="dxa"/>
            <w:tcBorders>
              <w:top w:val="single" w:sz="4" w:space="0" w:color="auto"/>
              <w:bottom w:val="single" w:sz="4" w:space="0" w:color="auto"/>
            </w:tcBorders>
            <w:shd w:val="clear" w:color="auto" w:fill="FDE9D9" w:themeFill="accent6" w:themeFillTint="33"/>
            <w:noWrap/>
            <w:vAlign w:val="bottom"/>
            <w:hideMark/>
          </w:tcPr>
          <w:p w14:paraId="44B34CB8" w14:textId="77777777" w:rsidR="00FB62C2" w:rsidRPr="00E54390" w:rsidRDefault="00FB62C2" w:rsidP="001A7B4A">
            <w:pPr>
              <w:spacing w:after="0" w:line="240" w:lineRule="auto"/>
              <w:jc w:val="center"/>
              <w:rPr>
                <w:b/>
                <w:color w:val="000000"/>
                <w:lang w:val="en-US" w:bidi="ar-SA"/>
              </w:rPr>
            </w:pPr>
            <w:r w:rsidRPr="00E54390">
              <w:rPr>
                <w:b/>
                <w:color w:val="000000"/>
                <w:lang w:val="en-US" w:bidi="ar-SA"/>
              </w:rPr>
              <w:t>Mean</w:t>
            </w:r>
          </w:p>
        </w:tc>
        <w:tc>
          <w:tcPr>
            <w:tcW w:w="1699" w:type="dxa"/>
            <w:tcBorders>
              <w:top w:val="single" w:sz="4" w:space="0" w:color="auto"/>
              <w:bottom w:val="single" w:sz="4" w:space="0" w:color="auto"/>
            </w:tcBorders>
            <w:shd w:val="clear" w:color="auto" w:fill="FDE9D9" w:themeFill="accent6" w:themeFillTint="33"/>
            <w:noWrap/>
            <w:vAlign w:val="bottom"/>
            <w:hideMark/>
          </w:tcPr>
          <w:p w14:paraId="7A00B2ED" w14:textId="77777777" w:rsidR="00FB62C2" w:rsidRPr="00E54390" w:rsidRDefault="00FB62C2" w:rsidP="001A7B4A">
            <w:pPr>
              <w:spacing w:after="0" w:line="240" w:lineRule="auto"/>
              <w:jc w:val="center"/>
              <w:rPr>
                <w:b/>
                <w:color w:val="000000"/>
                <w:lang w:val="en-US" w:bidi="ar-SA"/>
              </w:rPr>
            </w:pPr>
            <w:r w:rsidRPr="00E54390">
              <w:rPr>
                <w:b/>
                <w:color w:val="000000"/>
                <w:lang w:val="en-US" w:bidi="ar-SA"/>
              </w:rPr>
              <w:t>Max</w:t>
            </w:r>
          </w:p>
        </w:tc>
      </w:tr>
      <w:tr w:rsidR="00FB62C2" w:rsidRPr="00FE2124" w14:paraId="47C819ED" w14:textId="77777777" w:rsidTr="00FB62C2">
        <w:trPr>
          <w:trHeight w:val="280"/>
        </w:trPr>
        <w:tc>
          <w:tcPr>
            <w:tcW w:w="1840" w:type="dxa"/>
            <w:tcBorders>
              <w:top w:val="single" w:sz="4" w:space="0" w:color="auto"/>
            </w:tcBorders>
            <w:shd w:val="clear" w:color="auto" w:fill="auto"/>
            <w:noWrap/>
            <w:vAlign w:val="bottom"/>
            <w:hideMark/>
          </w:tcPr>
          <w:p w14:paraId="4D095D57" w14:textId="77777777" w:rsidR="00FB62C2" w:rsidRPr="00FE2124" w:rsidRDefault="00FB62C2" w:rsidP="001A7B4A">
            <w:pPr>
              <w:spacing w:after="0" w:line="240" w:lineRule="auto"/>
              <w:rPr>
                <w:color w:val="000000"/>
                <w:lang w:val="en-US" w:bidi="ar-SA"/>
              </w:rPr>
            </w:pPr>
            <w:proofErr w:type="spellStart"/>
            <w:r w:rsidRPr="00FE2124">
              <w:rPr>
                <w:color w:val="000000"/>
                <w:lang w:val="en-US" w:bidi="ar-SA"/>
              </w:rPr>
              <w:t>totcst</w:t>
            </w:r>
            <w:proofErr w:type="spellEnd"/>
          </w:p>
        </w:tc>
        <w:tc>
          <w:tcPr>
            <w:tcW w:w="814" w:type="dxa"/>
            <w:tcBorders>
              <w:top w:val="single" w:sz="4" w:space="0" w:color="auto"/>
            </w:tcBorders>
            <w:shd w:val="clear" w:color="auto" w:fill="auto"/>
            <w:noWrap/>
            <w:vAlign w:val="bottom"/>
            <w:hideMark/>
          </w:tcPr>
          <w:p w14:paraId="7B4EB129" w14:textId="77777777" w:rsidR="00FB62C2" w:rsidRPr="00FE2124" w:rsidRDefault="00FB62C2" w:rsidP="001A7B4A">
            <w:pPr>
              <w:spacing w:after="0" w:line="240" w:lineRule="auto"/>
              <w:jc w:val="center"/>
              <w:rPr>
                <w:color w:val="000000"/>
                <w:lang w:val="en-US" w:bidi="ar-SA"/>
              </w:rPr>
            </w:pPr>
            <w:r>
              <w:rPr>
                <w:color w:val="000000"/>
                <w:lang w:val="en-US" w:bidi="ar-SA"/>
              </w:rPr>
              <w:t>895</w:t>
            </w:r>
          </w:p>
        </w:tc>
        <w:tc>
          <w:tcPr>
            <w:tcW w:w="1488" w:type="dxa"/>
            <w:tcBorders>
              <w:top w:val="single" w:sz="4" w:space="0" w:color="auto"/>
            </w:tcBorders>
            <w:vAlign w:val="bottom"/>
          </w:tcPr>
          <w:p w14:paraId="14EF7AF1" w14:textId="77777777" w:rsidR="00FB62C2" w:rsidRPr="00FE2124" w:rsidRDefault="00FB62C2" w:rsidP="001A7B4A">
            <w:pPr>
              <w:spacing w:after="0" w:line="240" w:lineRule="auto"/>
              <w:jc w:val="center"/>
              <w:rPr>
                <w:color w:val="000000"/>
                <w:lang w:val="en-US" w:bidi="ar-SA"/>
              </w:rPr>
            </w:pPr>
            <w:r>
              <w:rPr>
                <w:color w:val="000000"/>
                <w:lang w:val="en-US" w:bidi="ar-SA"/>
              </w:rPr>
              <w:t>0</w:t>
            </w:r>
          </w:p>
        </w:tc>
        <w:tc>
          <w:tcPr>
            <w:tcW w:w="1374" w:type="dxa"/>
            <w:tcBorders>
              <w:top w:val="single" w:sz="4" w:space="0" w:color="auto"/>
            </w:tcBorders>
            <w:shd w:val="clear" w:color="auto" w:fill="auto"/>
            <w:noWrap/>
            <w:vAlign w:val="bottom"/>
            <w:hideMark/>
          </w:tcPr>
          <w:p w14:paraId="424C2B92" w14:textId="77777777" w:rsidR="00FB62C2" w:rsidRPr="00FE2124" w:rsidRDefault="00FB62C2" w:rsidP="001A7B4A">
            <w:pPr>
              <w:spacing w:after="0" w:line="240" w:lineRule="auto"/>
              <w:jc w:val="center"/>
              <w:rPr>
                <w:color w:val="000000"/>
                <w:lang w:val="en-US" w:bidi="ar-SA"/>
              </w:rPr>
            </w:pPr>
            <w:r w:rsidRPr="00FE2124">
              <w:rPr>
                <w:color w:val="000000"/>
                <w:lang w:val="en-US" w:bidi="ar-SA"/>
              </w:rPr>
              <w:t>30524.03</w:t>
            </w:r>
          </w:p>
        </w:tc>
        <w:tc>
          <w:tcPr>
            <w:tcW w:w="1699" w:type="dxa"/>
            <w:tcBorders>
              <w:top w:val="single" w:sz="4" w:space="0" w:color="auto"/>
            </w:tcBorders>
            <w:shd w:val="clear" w:color="auto" w:fill="auto"/>
            <w:noWrap/>
            <w:vAlign w:val="bottom"/>
            <w:hideMark/>
          </w:tcPr>
          <w:p w14:paraId="7A0C5FE7" w14:textId="77777777" w:rsidR="00FB62C2" w:rsidRPr="00FE2124" w:rsidRDefault="00FB62C2" w:rsidP="001A7B4A">
            <w:pPr>
              <w:spacing w:after="0" w:line="240" w:lineRule="auto"/>
              <w:jc w:val="center"/>
              <w:rPr>
                <w:color w:val="000000"/>
                <w:lang w:val="en-US" w:bidi="ar-SA"/>
              </w:rPr>
            </w:pPr>
            <w:r w:rsidRPr="00FE2124">
              <w:rPr>
                <w:color w:val="000000"/>
                <w:lang w:val="en-US" w:bidi="ar-SA"/>
              </w:rPr>
              <w:t>390460.50</w:t>
            </w:r>
          </w:p>
        </w:tc>
      </w:tr>
      <w:tr w:rsidR="00FB62C2" w:rsidRPr="00FE2124" w14:paraId="5B475D7C" w14:textId="77777777" w:rsidTr="00FB62C2">
        <w:trPr>
          <w:trHeight w:val="280"/>
        </w:trPr>
        <w:tc>
          <w:tcPr>
            <w:tcW w:w="1840" w:type="dxa"/>
            <w:shd w:val="clear" w:color="auto" w:fill="auto"/>
            <w:noWrap/>
            <w:vAlign w:val="bottom"/>
            <w:hideMark/>
          </w:tcPr>
          <w:p w14:paraId="6297806C" w14:textId="77777777" w:rsidR="00FB62C2" w:rsidRPr="00FE2124" w:rsidRDefault="00FB62C2" w:rsidP="001A7B4A">
            <w:pPr>
              <w:spacing w:after="0" w:line="240" w:lineRule="auto"/>
              <w:rPr>
                <w:color w:val="000000"/>
                <w:lang w:val="en-US" w:bidi="ar-SA"/>
              </w:rPr>
            </w:pPr>
            <w:r w:rsidRPr="00FE2124">
              <w:rPr>
                <w:color w:val="000000"/>
                <w:lang w:val="en-US" w:bidi="ar-SA"/>
              </w:rPr>
              <w:t>age</w:t>
            </w:r>
          </w:p>
        </w:tc>
        <w:tc>
          <w:tcPr>
            <w:tcW w:w="814" w:type="dxa"/>
            <w:shd w:val="clear" w:color="auto" w:fill="auto"/>
            <w:noWrap/>
            <w:vAlign w:val="bottom"/>
            <w:hideMark/>
          </w:tcPr>
          <w:p w14:paraId="69269B94" w14:textId="575BE9BB" w:rsidR="00FB62C2" w:rsidRPr="00FE2124" w:rsidRDefault="00FB62C2" w:rsidP="001A7B4A">
            <w:pPr>
              <w:spacing w:after="0" w:line="240" w:lineRule="auto"/>
              <w:jc w:val="center"/>
              <w:rPr>
                <w:color w:val="000000"/>
                <w:lang w:val="en-US" w:bidi="ar-SA"/>
              </w:rPr>
            </w:pPr>
            <w:r>
              <w:rPr>
                <w:color w:val="000000"/>
                <w:lang w:val="en-US" w:bidi="ar-SA"/>
              </w:rPr>
              <w:t>1000</w:t>
            </w:r>
          </w:p>
        </w:tc>
        <w:tc>
          <w:tcPr>
            <w:tcW w:w="1488" w:type="dxa"/>
            <w:vAlign w:val="bottom"/>
          </w:tcPr>
          <w:p w14:paraId="092B6FA2" w14:textId="77777777" w:rsidR="00FB62C2" w:rsidRPr="00FE2124" w:rsidRDefault="00FB62C2" w:rsidP="001A7B4A">
            <w:pPr>
              <w:spacing w:after="0" w:line="240" w:lineRule="auto"/>
              <w:jc w:val="center"/>
              <w:rPr>
                <w:color w:val="000000"/>
                <w:lang w:val="en-US" w:bidi="ar-SA"/>
              </w:rPr>
            </w:pPr>
            <w:r w:rsidRPr="00FE2124">
              <w:rPr>
                <w:color w:val="000000"/>
                <w:lang w:val="en-US" w:bidi="ar-SA"/>
              </w:rPr>
              <w:t>18.04</w:t>
            </w:r>
          </w:p>
        </w:tc>
        <w:tc>
          <w:tcPr>
            <w:tcW w:w="1374" w:type="dxa"/>
            <w:shd w:val="clear" w:color="auto" w:fill="auto"/>
            <w:noWrap/>
            <w:vAlign w:val="bottom"/>
            <w:hideMark/>
          </w:tcPr>
          <w:p w14:paraId="62665EC9" w14:textId="77777777" w:rsidR="00FB62C2" w:rsidRPr="00FE2124" w:rsidRDefault="00FB62C2" w:rsidP="001A7B4A">
            <w:pPr>
              <w:spacing w:after="0" w:line="240" w:lineRule="auto"/>
              <w:jc w:val="center"/>
              <w:rPr>
                <w:color w:val="000000"/>
                <w:lang w:val="en-US" w:bidi="ar-SA"/>
              </w:rPr>
            </w:pPr>
            <w:r w:rsidRPr="00FE2124">
              <w:rPr>
                <w:color w:val="000000"/>
                <w:lang w:val="en-US" w:bidi="ar-SA"/>
              </w:rPr>
              <w:t>62.49</w:t>
            </w:r>
          </w:p>
        </w:tc>
        <w:tc>
          <w:tcPr>
            <w:tcW w:w="1699" w:type="dxa"/>
            <w:shd w:val="clear" w:color="auto" w:fill="auto"/>
            <w:noWrap/>
            <w:vAlign w:val="bottom"/>
            <w:hideMark/>
          </w:tcPr>
          <w:p w14:paraId="5300A85A" w14:textId="77777777" w:rsidR="00FB62C2" w:rsidRPr="00FE2124" w:rsidRDefault="00FB62C2" w:rsidP="001A7B4A">
            <w:pPr>
              <w:spacing w:after="0" w:line="240" w:lineRule="auto"/>
              <w:jc w:val="center"/>
              <w:rPr>
                <w:color w:val="000000"/>
                <w:lang w:val="en-US" w:bidi="ar-SA"/>
              </w:rPr>
            </w:pPr>
            <w:r w:rsidRPr="00FE2124">
              <w:rPr>
                <w:color w:val="000000"/>
                <w:lang w:val="en-US" w:bidi="ar-SA"/>
              </w:rPr>
              <w:t>101.85</w:t>
            </w:r>
          </w:p>
        </w:tc>
      </w:tr>
      <w:tr w:rsidR="00FB62C2" w:rsidRPr="00FE2124" w14:paraId="779BC0B8" w14:textId="77777777" w:rsidTr="00FB62C2">
        <w:trPr>
          <w:trHeight w:val="280"/>
        </w:trPr>
        <w:tc>
          <w:tcPr>
            <w:tcW w:w="1840" w:type="dxa"/>
            <w:shd w:val="clear" w:color="auto" w:fill="auto"/>
            <w:noWrap/>
            <w:vAlign w:val="bottom"/>
            <w:hideMark/>
          </w:tcPr>
          <w:p w14:paraId="5BDA4140" w14:textId="77777777" w:rsidR="00FB62C2" w:rsidRPr="00FE2124" w:rsidRDefault="00FB62C2" w:rsidP="001A7B4A">
            <w:pPr>
              <w:spacing w:after="0" w:line="240" w:lineRule="auto"/>
              <w:rPr>
                <w:color w:val="000000"/>
                <w:lang w:val="en-US" w:bidi="ar-SA"/>
              </w:rPr>
            </w:pPr>
            <w:proofErr w:type="spellStart"/>
            <w:r w:rsidRPr="00FE2124">
              <w:rPr>
                <w:color w:val="000000"/>
                <w:lang w:val="en-US" w:bidi="ar-SA"/>
              </w:rPr>
              <w:t>meanbp</w:t>
            </w:r>
            <w:proofErr w:type="spellEnd"/>
          </w:p>
        </w:tc>
        <w:tc>
          <w:tcPr>
            <w:tcW w:w="814" w:type="dxa"/>
            <w:shd w:val="clear" w:color="auto" w:fill="auto"/>
            <w:noWrap/>
            <w:vAlign w:val="bottom"/>
            <w:hideMark/>
          </w:tcPr>
          <w:p w14:paraId="5F0620F8" w14:textId="7500D9CF" w:rsidR="00FB62C2" w:rsidRPr="00FE2124" w:rsidRDefault="00FB62C2" w:rsidP="001A7B4A">
            <w:pPr>
              <w:spacing w:after="0" w:line="240" w:lineRule="auto"/>
              <w:jc w:val="center"/>
              <w:rPr>
                <w:color w:val="000000"/>
                <w:lang w:val="en-US" w:bidi="ar-SA"/>
              </w:rPr>
            </w:pPr>
            <w:r>
              <w:rPr>
                <w:color w:val="000000"/>
                <w:lang w:val="en-US" w:bidi="ar-SA"/>
              </w:rPr>
              <w:t>1000</w:t>
            </w:r>
          </w:p>
        </w:tc>
        <w:tc>
          <w:tcPr>
            <w:tcW w:w="1488" w:type="dxa"/>
            <w:vAlign w:val="bottom"/>
          </w:tcPr>
          <w:p w14:paraId="092BB971" w14:textId="77777777" w:rsidR="00FB62C2" w:rsidRPr="00FE2124" w:rsidRDefault="00FB62C2" w:rsidP="001A7B4A">
            <w:pPr>
              <w:spacing w:after="0" w:line="240" w:lineRule="auto"/>
              <w:jc w:val="center"/>
              <w:rPr>
                <w:color w:val="000000"/>
                <w:lang w:val="en-US" w:bidi="ar-SA"/>
              </w:rPr>
            </w:pPr>
            <w:r w:rsidRPr="00FE2124">
              <w:rPr>
                <w:color w:val="000000"/>
                <w:lang w:val="en-US" w:bidi="ar-SA"/>
              </w:rPr>
              <w:t>0.00</w:t>
            </w:r>
          </w:p>
        </w:tc>
        <w:tc>
          <w:tcPr>
            <w:tcW w:w="1374" w:type="dxa"/>
            <w:shd w:val="clear" w:color="auto" w:fill="auto"/>
            <w:noWrap/>
            <w:vAlign w:val="bottom"/>
            <w:hideMark/>
          </w:tcPr>
          <w:p w14:paraId="6D75D461" w14:textId="77777777" w:rsidR="00FB62C2" w:rsidRPr="00FE2124" w:rsidRDefault="00FB62C2" w:rsidP="001A7B4A">
            <w:pPr>
              <w:spacing w:after="0" w:line="240" w:lineRule="auto"/>
              <w:jc w:val="center"/>
              <w:rPr>
                <w:color w:val="000000"/>
                <w:lang w:val="en-US" w:bidi="ar-SA"/>
              </w:rPr>
            </w:pPr>
            <w:r w:rsidRPr="00FE2124">
              <w:rPr>
                <w:color w:val="000000"/>
                <w:lang w:val="en-US" w:bidi="ar-SA"/>
              </w:rPr>
              <w:t>84.94</w:t>
            </w:r>
          </w:p>
        </w:tc>
        <w:tc>
          <w:tcPr>
            <w:tcW w:w="1699" w:type="dxa"/>
            <w:shd w:val="clear" w:color="auto" w:fill="auto"/>
            <w:noWrap/>
            <w:vAlign w:val="bottom"/>
            <w:hideMark/>
          </w:tcPr>
          <w:p w14:paraId="20A51177" w14:textId="77777777" w:rsidR="00FB62C2" w:rsidRPr="00FE2124" w:rsidRDefault="00FB62C2" w:rsidP="001A7B4A">
            <w:pPr>
              <w:spacing w:after="0" w:line="240" w:lineRule="auto"/>
              <w:jc w:val="center"/>
              <w:rPr>
                <w:color w:val="000000"/>
                <w:lang w:val="en-US" w:bidi="ar-SA"/>
              </w:rPr>
            </w:pPr>
            <w:r w:rsidRPr="00FE2124">
              <w:rPr>
                <w:color w:val="000000"/>
                <w:lang w:val="en-US" w:bidi="ar-SA"/>
              </w:rPr>
              <w:t>180.00</w:t>
            </w:r>
          </w:p>
        </w:tc>
      </w:tr>
      <w:tr w:rsidR="00FB62C2" w:rsidRPr="00FE2124" w14:paraId="5EF5E8E5" w14:textId="77777777" w:rsidTr="00FB62C2">
        <w:trPr>
          <w:trHeight w:val="280"/>
        </w:trPr>
        <w:tc>
          <w:tcPr>
            <w:tcW w:w="1840" w:type="dxa"/>
            <w:shd w:val="clear" w:color="auto" w:fill="auto"/>
            <w:noWrap/>
            <w:vAlign w:val="bottom"/>
            <w:hideMark/>
          </w:tcPr>
          <w:p w14:paraId="2D3D3F6B" w14:textId="77777777" w:rsidR="00FB62C2" w:rsidRPr="00FE2124" w:rsidRDefault="00FB62C2" w:rsidP="001A7B4A">
            <w:pPr>
              <w:spacing w:after="0" w:line="240" w:lineRule="auto"/>
              <w:rPr>
                <w:color w:val="000000"/>
                <w:lang w:val="en-US" w:bidi="ar-SA"/>
              </w:rPr>
            </w:pPr>
            <w:proofErr w:type="spellStart"/>
            <w:r w:rsidRPr="00FE2124">
              <w:rPr>
                <w:color w:val="000000"/>
                <w:lang w:val="en-US" w:bidi="ar-SA"/>
              </w:rPr>
              <w:t>hrt</w:t>
            </w:r>
            <w:proofErr w:type="spellEnd"/>
          </w:p>
        </w:tc>
        <w:tc>
          <w:tcPr>
            <w:tcW w:w="814" w:type="dxa"/>
            <w:shd w:val="clear" w:color="auto" w:fill="auto"/>
            <w:noWrap/>
            <w:vAlign w:val="bottom"/>
            <w:hideMark/>
          </w:tcPr>
          <w:p w14:paraId="21B6A6FE" w14:textId="65F4278B" w:rsidR="00FB62C2" w:rsidRPr="00FE2124" w:rsidRDefault="00FB62C2" w:rsidP="001A7B4A">
            <w:pPr>
              <w:spacing w:after="0" w:line="240" w:lineRule="auto"/>
              <w:jc w:val="center"/>
              <w:rPr>
                <w:color w:val="000000"/>
                <w:lang w:val="en-US" w:bidi="ar-SA"/>
              </w:rPr>
            </w:pPr>
            <w:r>
              <w:rPr>
                <w:color w:val="000000"/>
                <w:lang w:val="en-US" w:bidi="ar-SA"/>
              </w:rPr>
              <w:t>1000</w:t>
            </w:r>
          </w:p>
        </w:tc>
        <w:tc>
          <w:tcPr>
            <w:tcW w:w="1488" w:type="dxa"/>
            <w:vAlign w:val="bottom"/>
          </w:tcPr>
          <w:p w14:paraId="77311DCF" w14:textId="77777777" w:rsidR="00FB62C2" w:rsidRPr="00FE2124" w:rsidRDefault="00FB62C2" w:rsidP="001A7B4A">
            <w:pPr>
              <w:spacing w:after="0" w:line="240" w:lineRule="auto"/>
              <w:jc w:val="center"/>
              <w:rPr>
                <w:color w:val="000000"/>
                <w:lang w:val="en-US" w:bidi="ar-SA"/>
              </w:rPr>
            </w:pPr>
            <w:r w:rsidRPr="00FE2124">
              <w:rPr>
                <w:color w:val="000000"/>
                <w:lang w:val="en-US" w:bidi="ar-SA"/>
              </w:rPr>
              <w:t>0.00</w:t>
            </w:r>
          </w:p>
        </w:tc>
        <w:tc>
          <w:tcPr>
            <w:tcW w:w="1374" w:type="dxa"/>
            <w:shd w:val="clear" w:color="auto" w:fill="auto"/>
            <w:noWrap/>
            <w:vAlign w:val="bottom"/>
            <w:hideMark/>
          </w:tcPr>
          <w:p w14:paraId="32518F9A" w14:textId="77777777" w:rsidR="00FB62C2" w:rsidRPr="00FE2124" w:rsidRDefault="00FB62C2" w:rsidP="001A7B4A">
            <w:pPr>
              <w:spacing w:after="0" w:line="240" w:lineRule="auto"/>
              <w:jc w:val="center"/>
              <w:rPr>
                <w:color w:val="000000"/>
                <w:lang w:val="en-US" w:bidi="ar-SA"/>
              </w:rPr>
            </w:pPr>
            <w:r w:rsidRPr="00FE2124">
              <w:rPr>
                <w:color w:val="000000"/>
                <w:lang w:val="en-US" w:bidi="ar-SA"/>
              </w:rPr>
              <w:t>97.90</w:t>
            </w:r>
          </w:p>
        </w:tc>
        <w:tc>
          <w:tcPr>
            <w:tcW w:w="1699" w:type="dxa"/>
            <w:shd w:val="clear" w:color="auto" w:fill="auto"/>
            <w:noWrap/>
            <w:vAlign w:val="bottom"/>
            <w:hideMark/>
          </w:tcPr>
          <w:p w14:paraId="3441E4DE" w14:textId="77777777" w:rsidR="00FB62C2" w:rsidRPr="00FE2124" w:rsidRDefault="00FB62C2" w:rsidP="001A7B4A">
            <w:pPr>
              <w:spacing w:after="0" w:line="240" w:lineRule="auto"/>
              <w:jc w:val="center"/>
              <w:rPr>
                <w:color w:val="000000"/>
                <w:lang w:val="en-US" w:bidi="ar-SA"/>
              </w:rPr>
            </w:pPr>
            <w:r w:rsidRPr="00FE2124">
              <w:rPr>
                <w:color w:val="000000"/>
                <w:lang w:val="en-US" w:bidi="ar-SA"/>
              </w:rPr>
              <w:t>300.00</w:t>
            </w:r>
          </w:p>
        </w:tc>
      </w:tr>
      <w:tr w:rsidR="00FB62C2" w:rsidRPr="00FE2124" w14:paraId="459B2E81" w14:textId="77777777" w:rsidTr="00FB62C2">
        <w:trPr>
          <w:trHeight w:val="280"/>
        </w:trPr>
        <w:tc>
          <w:tcPr>
            <w:tcW w:w="1840" w:type="dxa"/>
            <w:shd w:val="clear" w:color="auto" w:fill="auto"/>
            <w:noWrap/>
            <w:vAlign w:val="bottom"/>
            <w:hideMark/>
          </w:tcPr>
          <w:p w14:paraId="1AF487A3" w14:textId="77777777" w:rsidR="00FB62C2" w:rsidRPr="00FE2124" w:rsidRDefault="00FB62C2" w:rsidP="001A7B4A">
            <w:pPr>
              <w:spacing w:after="0" w:line="240" w:lineRule="auto"/>
              <w:rPr>
                <w:color w:val="000000"/>
                <w:lang w:val="en-US" w:bidi="ar-SA"/>
              </w:rPr>
            </w:pPr>
            <w:r w:rsidRPr="00FE2124">
              <w:rPr>
                <w:color w:val="000000"/>
                <w:lang w:val="en-US" w:bidi="ar-SA"/>
              </w:rPr>
              <w:t>temp</w:t>
            </w:r>
          </w:p>
        </w:tc>
        <w:tc>
          <w:tcPr>
            <w:tcW w:w="814" w:type="dxa"/>
            <w:shd w:val="clear" w:color="auto" w:fill="auto"/>
            <w:noWrap/>
            <w:vAlign w:val="bottom"/>
            <w:hideMark/>
          </w:tcPr>
          <w:p w14:paraId="32044804" w14:textId="5DE69B8F" w:rsidR="00FB62C2" w:rsidRPr="00FE2124" w:rsidRDefault="00FB62C2" w:rsidP="001A7B4A">
            <w:pPr>
              <w:spacing w:after="0" w:line="240" w:lineRule="auto"/>
              <w:jc w:val="center"/>
              <w:rPr>
                <w:color w:val="000000"/>
                <w:lang w:val="en-US" w:bidi="ar-SA"/>
              </w:rPr>
            </w:pPr>
            <w:r>
              <w:rPr>
                <w:color w:val="000000"/>
                <w:lang w:val="en-US" w:bidi="ar-SA"/>
              </w:rPr>
              <w:t>1000</w:t>
            </w:r>
          </w:p>
        </w:tc>
        <w:tc>
          <w:tcPr>
            <w:tcW w:w="1488" w:type="dxa"/>
            <w:vAlign w:val="bottom"/>
          </w:tcPr>
          <w:p w14:paraId="694B8616" w14:textId="77777777" w:rsidR="00FB62C2" w:rsidRPr="00FE2124" w:rsidRDefault="00FB62C2" w:rsidP="001A7B4A">
            <w:pPr>
              <w:spacing w:after="0" w:line="240" w:lineRule="auto"/>
              <w:jc w:val="center"/>
              <w:rPr>
                <w:color w:val="000000"/>
                <w:lang w:val="en-US" w:bidi="ar-SA"/>
              </w:rPr>
            </w:pPr>
            <w:r w:rsidRPr="00FE2124">
              <w:rPr>
                <w:color w:val="000000"/>
                <w:lang w:val="en-US" w:bidi="ar-SA"/>
              </w:rPr>
              <w:t>32.50</w:t>
            </w:r>
          </w:p>
        </w:tc>
        <w:tc>
          <w:tcPr>
            <w:tcW w:w="1374" w:type="dxa"/>
            <w:shd w:val="clear" w:color="auto" w:fill="auto"/>
            <w:noWrap/>
            <w:vAlign w:val="bottom"/>
            <w:hideMark/>
          </w:tcPr>
          <w:p w14:paraId="1163E285" w14:textId="77777777" w:rsidR="00FB62C2" w:rsidRPr="00FE2124" w:rsidRDefault="00FB62C2" w:rsidP="001A7B4A">
            <w:pPr>
              <w:spacing w:after="0" w:line="240" w:lineRule="auto"/>
              <w:jc w:val="center"/>
              <w:rPr>
                <w:color w:val="000000"/>
                <w:lang w:val="en-US" w:bidi="ar-SA"/>
              </w:rPr>
            </w:pPr>
            <w:r w:rsidRPr="00FE2124">
              <w:rPr>
                <w:color w:val="000000"/>
                <w:lang w:val="en-US" w:bidi="ar-SA"/>
              </w:rPr>
              <w:t>37.08</w:t>
            </w:r>
          </w:p>
        </w:tc>
        <w:tc>
          <w:tcPr>
            <w:tcW w:w="1699" w:type="dxa"/>
            <w:shd w:val="clear" w:color="auto" w:fill="auto"/>
            <w:noWrap/>
            <w:vAlign w:val="bottom"/>
            <w:hideMark/>
          </w:tcPr>
          <w:p w14:paraId="536E32AE" w14:textId="77777777" w:rsidR="00FB62C2" w:rsidRPr="00FE2124" w:rsidRDefault="00FB62C2" w:rsidP="001A7B4A">
            <w:pPr>
              <w:spacing w:after="0" w:line="240" w:lineRule="auto"/>
              <w:jc w:val="center"/>
              <w:rPr>
                <w:color w:val="000000"/>
                <w:lang w:val="en-US" w:bidi="ar-SA"/>
              </w:rPr>
            </w:pPr>
            <w:r w:rsidRPr="00FE2124">
              <w:rPr>
                <w:color w:val="000000"/>
                <w:lang w:val="en-US" w:bidi="ar-SA"/>
              </w:rPr>
              <w:t>41.20</w:t>
            </w:r>
          </w:p>
        </w:tc>
      </w:tr>
      <w:tr w:rsidR="00FB62C2" w:rsidRPr="00FE2124" w14:paraId="5CD95F58" w14:textId="77777777" w:rsidTr="00FB62C2">
        <w:trPr>
          <w:trHeight w:val="280"/>
        </w:trPr>
        <w:tc>
          <w:tcPr>
            <w:tcW w:w="1840" w:type="dxa"/>
            <w:shd w:val="clear" w:color="auto" w:fill="auto"/>
            <w:noWrap/>
            <w:vAlign w:val="bottom"/>
            <w:hideMark/>
          </w:tcPr>
          <w:p w14:paraId="6D53D6EA" w14:textId="77777777" w:rsidR="00FB62C2" w:rsidRPr="00FE2124" w:rsidRDefault="00FB62C2" w:rsidP="001A7B4A">
            <w:pPr>
              <w:spacing w:after="0" w:line="240" w:lineRule="auto"/>
              <w:rPr>
                <w:color w:val="000000"/>
                <w:lang w:val="en-US" w:bidi="ar-SA"/>
              </w:rPr>
            </w:pPr>
            <w:proofErr w:type="spellStart"/>
            <w:r w:rsidRPr="00FE2124">
              <w:rPr>
                <w:color w:val="000000"/>
                <w:lang w:val="en-US" w:bidi="ar-SA"/>
              </w:rPr>
              <w:t>pafi</w:t>
            </w:r>
            <w:proofErr w:type="spellEnd"/>
          </w:p>
        </w:tc>
        <w:tc>
          <w:tcPr>
            <w:tcW w:w="814" w:type="dxa"/>
            <w:shd w:val="clear" w:color="auto" w:fill="auto"/>
            <w:noWrap/>
            <w:vAlign w:val="bottom"/>
            <w:hideMark/>
          </w:tcPr>
          <w:p w14:paraId="4468B6DC" w14:textId="2D0670CA" w:rsidR="00FB62C2" w:rsidRPr="00FE2124" w:rsidRDefault="00FB62C2" w:rsidP="001A7B4A">
            <w:pPr>
              <w:spacing w:after="0" w:line="240" w:lineRule="auto"/>
              <w:jc w:val="center"/>
              <w:rPr>
                <w:color w:val="000000"/>
                <w:lang w:val="en-US" w:bidi="ar-SA"/>
              </w:rPr>
            </w:pPr>
            <w:r>
              <w:rPr>
                <w:color w:val="000000"/>
                <w:lang w:val="en-US" w:bidi="ar-SA"/>
              </w:rPr>
              <w:t>747</w:t>
            </w:r>
          </w:p>
        </w:tc>
        <w:tc>
          <w:tcPr>
            <w:tcW w:w="1488" w:type="dxa"/>
            <w:vAlign w:val="bottom"/>
          </w:tcPr>
          <w:p w14:paraId="003BE679" w14:textId="77777777" w:rsidR="00FB62C2" w:rsidRPr="00FE2124" w:rsidRDefault="00FB62C2" w:rsidP="001A7B4A">
            <w:pPr>
              <w:spacing w:after="0" w:line="240" w:lineRule="auto"/>
              <w:jc w:val="center"/>
              <w:rPr>
                <w:color w:val="000000"/>
                <w:lang w:val="en-US" w:bidi="ar-SA"/>
              </w:rPr>
            </w:pPr>
            <w:r w:rsidRPr="00FE2124">
              <w:rPr>
                <w:color w:val="000000"/>
                <w:lang w:val="en-US" w:bidi="ar-SA"/>
              </w:rPr>
              <w:t>34.00</w:t>
            </w:r>
          </w:p>
        </w:tc>
        <w:tc>
          <w:tcPr>
            <w:tcW w:w="1374" w:type="dxa"/>
            <w:shd w:val="clear" w:color="auto" w:fill="auto"/>
            <w:noWrap/>
            <w:vAlign w:val="bottom"/>
            <w:hideMark/>
          </w:tcPr>
          <w:p w14:paraId="15056D8D" w14:textId="77777777" w:rsidR="00FB62C2" w:rsidRPr="00FE2124" w:rsidRDefault="00FB62C2" w:rsidP="001A7B4A">
            <w:pPr>
              <w:spacing w:after="0" w:line="240" w:lineRule="auto"/>
              <w:jc w:val="center"/>
              <w:rPr>
                <w:color w:val="000000"/>
                <w:lang w:val="en-US" w:bidi="ar-SA"/>
              </w:rPr>
            </w:pPr>
            <w:r w:rsidRPr="00FE2124">
              <w:rPr>
                <w:color w:val="000000"/>
                <w:lang w:val="en-US" w:bidi="ar-SA"/>
              </w:rPr>
              <w:t>244.11</w:t>
            </w:r>
          </w:p>
        </w:tc>
        <w:tc>
          <w:tcPr>
            <w:tcW w:w="1699" w:type="dxa"/>
            <w:shd w:val="clear" w:color="auto" w:fill="auto"/>
            <w:noWrap/>
            <w:vAlign w:val="bottom"/>
            <w:hideMark/>
          </w:tcPr>
          <w:p w14:paraId="536B77A2" w14:textId="77777777" w:rsidR="00FB62C2" w:rsidRPr="00FE2124" w:rsidRDefault="00FB62C2" w:rsidP="001A7B4A">
            <w:pPr>
              <w:spacing w:after="0" w:line="240" w:lineRule="auto"/>
              <w:jc w:val="center"/>
              <w:rPr>
                <w:color w:val="000000"/>
                <w:lang w:val="en-US" w:bidi="ar-SA"/>
              </w:rPr>
            </w:pPr>
            <w:r w:rsidRPr="00FE2124">
              <w:rPr>
                <w:color w:val="000000"/>
                <w:lang w:val="en-US" w:bidi="ar-SA"/>
              </w:rPr>
              <w:t>869.38</w:t>
            </w:r>
          </w:p>
        </w:tc>
      </w:tr>
      <w:tr w:rsidR="00FB62C2" w:rsidRPr="00FE2124" w14:paraId="34DAF9BB" w14:textId="77777777" w:rsidTr="00FB62C2">
        <w:trPr>
          <w:trHeight w:val="280"/>
        </w:trPr>
        <w:tc>
          <w:tcPr>
            <w:tcW w:w="1840" w:type="dxa"/>
            <w:shd w:val="clear" w:color="auto" w:fill="auto"/>
            <w:noWrap/>
            <w:vAlign w:val="bottom"/>
            <w:hideMark/>
          </w:tcPr>
          <w:p w14:paraId="1A2B88B0" w14:textId="77777777" w:rsidR="00FB62C2" w:rsidRPr="00FE2124" w:rsidRDefault="00FB62C2" w:rsidP="001A7B4A">
            <w:pPr>
              <w:spacing w:after="0" w:line="240" w:lineRule="auto"/>
              <w:rPr>
                <w:color w:val="000000"/>
                <w:lang w:val="en-US" w:bidi="ar-SA"/>
              </w:rPr>
            </w:pPr>
            <w:proofErr w:type="spellStart"/>
            <w:r w:rsidRPr="00FE2124">
              <w:rPr>
                <w:color w:val="000000"/>
                <w:lang w:val="en-US" w:bidi="ar-SA"/>
              </w:rPr>
              <w:t>alb</w:t>
            </w:r>
            <w:proofErr w:type="spellEnd"/>
          </w:p>
        </w:tc>
        <w:tc>
          <w:tcPr>
            <w:tcW w:w="814" w:type="dxa"/>
            <w:shd w:val="clear" w:color="auto" w:fill="auto"/>
            <w:noWrap/>
            <w:vAlign w:val="bottom"/>
            <w:hideMark/>
          </w:tcPr>
          <w:p w14:paraId="132799FD" w14:textId="07E7341C" w:rsidR="00FB62C2" w:rsidRPr="00FE2124" w:rsidRDefault="00FB62C2" w:rsidP="001A7B4A">
            <w:pPr>
              <w:spacing w:after="0" w:line="240" w:lineRule="auto"/>
              <w:jc w:val="center"/>
              <w:rPr>
                <w:color w:val="000000"/>
                <w:lang w:val="en-US" w:bidi="ar-SA"/>
              </w:rPr>
            </w:pPr>
            <w:r>
              <w:rPr>
                <w:color w:val="000000"/>
                <w:lang w:val="en-US" w:bidi="ar-SA"/>
              </w:rPr>
              <w:t>622</w:t>
            </w:r>
          </w:p>
        </w:tc>
        <w:tc>
          <w:tcPr>
            <w:tcW w:w="1488" w:type="dxa"/>
            <w:vAlign w:val="bottom"/>
          </w:tcPr>
          <w:p w14:paraId="714B2E69" w14:textId="77777777" w:rsidR="00FB62C2" w:rsidRPr="00FE2124" w:rsidRDefault="00FB62C2" w:rsidP="001A7B4A">
            <w:pPr>
              <w:spacing w:after="0" w:line="240" w:lineRule="auto"/>
              <w:jc w:val="center"/>
              <w:rPr>
                <w:color w:val="000000"/>
                <w:lang w:val="en-US" w:bidi="ar-SA"/>
              </w:rPr>
            </w:pPr>
            <w:r w:rsidRPr="00FE2124">
              <w:rPr>
                <w:color w:val="000000"/>
                <w:lang w:val="en-US" w:bidi="ar-SA"/>
              </w:rPr>
              <w:t>1.10</w:t>
            </w:r>
          </w:p>
        </w:tc>
        <w:tc>
          <w:tcPr>
            <w:tcW w:w="1374" w:type="dxa"/>
            <w:shd w:val="clear" w:color="auto" w:fill="auto"/>
            <w:noWrap/>
            <w:vAlign w:val="bottom"/>
            <w:hideMark/>
          </w:tcPr>
          <w:p w14:paraId="6C40787D" w14:textId="77777777" w:rsidR="00FB62C2" w:rsidRPr="00FE2124" w:rsidRDefault="00FB62C2" w:rsidP="001A7B4A">
            <w:pPr>
              <w:spacing w:after="0" w:line="240" w:lineRule="auto"/>
              <w:jc w:val="center"/>
              <w:rPr>
                <w:color w:val="000000"/>
                <w:lang w:val="en-US" w:bidi="ar-SA"/>
              </w:rPr>
            </w:pPr>
            <w:r w:rsidRPr="00FE2124">
              <w:rPr>
                <w:color w:val="000000"/>
                <w:lang w:val="en-US" w:bidi="ar-SA"/>
              </w:rPr>
              <w:t>2.92</w:t>
            </w:r>
          </w:p>
        </w:tc>
        <w:tc>
          <w:tcPr>
            <w:tcW w:w="1699" w:type="dxa"/>
            <w:shd w:val="clear" w:color="auto" w:fill="auto"/>
            <w:noWrap/>
            <w:vAlign w:val="bottom"/>
            <w:hideMark/>
          </w:tcPr>
          <w:p w14:paraId="48D1D4BC" w14:textId="77777777" w:rsidR="00FB62C2" w:rsidRPr="00FE2124" w:rsidRDefault="00FB62C2" w:rsidP="001A7B4A">
            <w:pPr>
              <w:spacing w:after="0" w:line="240" w:lineRule="auto"/>
              <w:jc w:val="center"/>
              <w:rPr>
                <w:color w:val="000000"/>
                <w:lang w:val="en-US" w:bidi="ar-SA"/>
              </w:rPr>
            </w:pPr>
            <w:r w:rsidRPr="00FE2124">
              <w:rPr>
                <w:color w:val="000000"/>
                <w:lang w:val="en-US" w:bidi="ar-SA"/>
              </w:rPr>
              <w:t>4.90</w:t>
            </w:r>
          </w:p>
        </w:tc>
      </w:tr>
      <w:tr w:rsidR="00FB62C2" w:rsidRPr="00FE2124" w14:paraId="10FC4F0E" w14:textId="77777777" w:rsidTr="00FB62C2">
        <w:trPr>
          <w:trHeight w:val="280"/>
        </w:trPr>
        <w:tc>
          <w:tcPr>
            <w:tcW w:w="1840" w:type="dxa"/>
            <w:shd w:val="clear" w:color="auto" w:fill="auto"/>
            <w:noWrap/>
            <w:vAlign w:val="bottom"/>
          </w:tcPr>
          <w:p w14:paraId="4FAB3D18" w14:textId="77777777" w:rsidR="00FB62C2" w:rsidRPr="00FE2124" w:rsidRDefault="00FB62C2" w:rsidP="001A7B4A">
            <w:pPr>
              <w:spacing w:after="0" w:line="240" w:lineRule="auto"/>
              <w:rPr>
                <w:color w:val="000000"/>
                <w:lang w:val="en-US" w:bidi="ar-SA"/>
              </w:rPr>
            </w:pPr>
            <w:proofErr w:type="spellStart"/>
            <w:r>
              <w:rPr>
                <w:color w:val="000000"/>
                <w:lang w:val="en-US" w:bidi="ar-SA"/>
              </w:rPr>
              <w:t>scoma</w:t>
            </w:r>
            <w:proofErr w:type="spellEnd"/>
          </w:p>
        </w:tc>
        <w:tc>
          <w:tcPr>
            <w:tcW w:w="814" w:type="dxa"/>
            <w:shd w:val="clear" w:color="auto" w:fill="auto"/>
            <w:noWrap/>
            <w:vAlign w:val="bottom"/>
          </w:tcPr>
          <w:p w14:paraId="7753AA77" w14:textId="271295DF" w:rsidR="00FB62C2" w:rsidRPr="00FE2124" w:rsidRDefault="00FB62C2" w:rsidP="001A7B4A">
            <w:pPr>
              <w:spacing w:after="0" w:line="240" w:lineRule="auto"/>
              <w:jc w:val="center"/>
              <w:rPr>
                <w:color w:val="000000"/>
                <w:lang w:val="en-US" w:bidi="ar-SA"/>
              </w:rPr>
            </w:pPr>
            <w:r>
              <w:rPr>
                <w:color w:val="000000"/>
                <w:lang w:val="en-US" w:bidi="ar-SA"/>
              </w:rPr>
              <w:t>1000</w:t>
            </w:r>
          </w:p>
        </w:tc>
        <w:tc>
          <w:tcPr>
            <w:tcW w:w="1488" w:type="dxa"/>
            <w:vAlign w:val="bottom"/>
          </w:tcPr>
          <w:p w14:paraId="5FBF94E2" w14:textId="77777777" w:rsidR="00FB62C2" w:rsidRDefault="00FB62C2" w:rsidP="001A7B4A">
            <w:pPr>
              <w:spacing w:after="0" w:line="240" w:lineRule="auto"/>
              <w:jc w:val="center"/>
              <w:rPr>
                <w:color w:val="000000"/>
                <w:lang w:val="en-US" w:bidi="ar-SA"/>
              </w:rPr>
            </w:pPr>
            <w:r>
              <w:rPr>
                <w:color w:val="000000"/>
                <w:lang w:val="en-US" w:bidi="ar-SA"/>
              </w:rPr>
              <w:t>0.00</w:t>
            </w:r>
          </w:p>
        </w:tc>
        <w:tc>
          <w:tcPr>
            <w:tcW w:w="1374" w:type="dxa"/>
            <w:shd w:val="clear" w:color="auto" w:fill="auto"/>
            <w:noWrap/>
            <w:vAlign w:val="bottom"/>
          </w:tcPr>
          <w:p w14:paraId="53BF9378" w14:textId="77777777" w:rsidR="00FB62C2" w:rsidRPr="00FE2124" w:rsidRDefault="00FB62C2" w:rsidP="001A7B4A">
            <w:pPr>
              <w:spacing w:after="0" w:line="240" w:lineRule="auto"/>
              <w:jc w:val="center"/>
              <w:rPr>
                <w:color w:val="000000"/>
                <w:lang w:val="en-US" w:bidi="ar-SA"/>
              </w:rPr>
            </w:pPr>
            <w:r>
              <w:rPr>
                <w:color w:val="000000"/>
                <w:lang w:val="en-US" w:bidi="ar-SA"/>
              </w:rPr>
              <w:t>11.75</w:t>
            </w:r>
          </w:p>
        </w:tc>
        <w:tc>
          <w:tcPr>
            <w:tcW w:w="1699" w:type="dxa"/>
            <w:shd w:val="clear" w:color="auto" w:fill="auto"/>
            <w:noWrap/>
            <w:vAlign w:val="bottom"/>
          </w:tcPr>
          <w:p w14:paraId="65DAABC3" w14:textId="77777777" w:rsidR="00FB62C2" w:rsidRPr="00FE2124" w:rsidRDefault="00FB62C2" w:rsidP="001A7B4A">
            <w:pPr>
              <w:spacing w:after="0" w:line="240" w:lineRule="auto"/>
              <w:jc w:val="center"/>
              <w:rPr>
                <w:color w:val="000000"/>
                <w:lang w:val="en-US" w:bidi="ar-SA"/>
              </w:rPr>
            </w:pPr>
            <w:r>
              <w:rPr>
                <w:color w:val="000000"/>
                <w:lang w:val="en-US" w:bidi="ar-SA"/>
              </w:rPr>
              <w:t>100.00</w:t>
            </w:r>
          </w:p>
        </w:tc>
      </w:tr>
      <w:tr w:rsidR="00FB62C2" w:rsidRPr="00FE2124" w14:paraId="36FB7C47" w14:textId="77777777" w:rsidTr="00FB62C2">
        <w:trPr>
          <w:trHeight w:val="280"/>
        </w:trPr>
        <w:tc>
          <w:tcPr>
            <w:tcW w:w="1840" w:type="dxa"/>
            <w:tcBorders>
              <w:bottom w:val="single" w:sz="4" w:space="0" w:color="auto"/>
            </w:tcBorders>
            <w:shd w:val="clear" w:color="auto" w:fill="auto"/>
            <w:noWrap/>
            <w:vAlign w:val="bottom"/>
          </w:tcPr>
          <w:p w14:paraId="3A717F30" w14:textId="77777777" w:rsidR="00FB62C2" w:rsidRDefault="00FB62C2" w:rsidP="001A7B4A">
            <w:pPr>
              <w:spacing w:after="0" w:line="240" w:lineRule="auto"/>
              <w:rPr>
                <w:color w:val="000000"/>
                <w:lang w:val="en-US" w:bidi="ar-SA"/>
              </w:rPr>
            </w:pPr>
            <w:proofErr w:type="spellStart"/>
            <w:r>
              <w:rPr>
                <w:color w:val="000000"/>
                <w:lang w:val="en-US" w:bidi="ar-SA"/>
              </w:rPr>
              <w:t>numco</w:t>
            </w:r>
            <w:proofErr w:type="spellEnd"/>
          </w:p>
        </w:tc>
        <w:tc>
          <w:tcPr>
            <w:tcW w:w="814" w:type="dxa"/>
            <w:tcBorders>
              <w:bottom w:val="single" w:sz="4" w:space="0" w:color="auto"/>
            </w:tcBorders>
            <w:shd w:val="clear" w:color="auto" w:fill="auto"/>
            <w:noWrap/>
            <w:vAlign w:val="bottom"/>
          </w:tcPr>
          <w:p w14:paraId="2F2929A2" w14:textId="66BB0FC0" w:rsidR="00FB62C2" w:rsidRDefault="00FB62C2" w:rsidP="001A7B4A">
            <w:pPr>
              <w:spacing w:after="0" w:line="240" w:lineRule="auto"/>
              <w:jc w:val="center"/>
              <w:rPr>
                <w:color w:val="000000"/>
                <w:lang w:val="en-US" w:bidi="ar-SA"/>
              </w:rPr>
            </w:pPr>
            <w:r>
              <w:rPr>
                <w:color w:val="000000"/>
                <w:lang w:val="en-US" w:bidi="ar-SA"/>
              </w:rPr>
              <w:t>1000</w:t>
            </w:r>
          </w:p>
        </w:tc>
        <w:tc>
          <w:tcPr>
            <w:tcW w:w="1488" w:type="dxa"/>
            <w:tcBorders>
              <w:bottom w:val="single" w:sz="4" w:space="0" w:color="auto"/>
            </w:tcBorders>
            <w:vAlign w:val="bottom"/>
          </w:tcPr>
          <w:p w14:paraId="592EF37B" w14:textId="77777777" w:rsidR="00FB62C2" w:rsidRDefault="00FB62C2" w:rsidP="001A7B4A">
            <w:pPr>
              <w:spacing w:after="0" w:line="240" w:lineRule="auto"/>
              <w:jc w:val="center"/>
              <w:rPr>
                <w:color w:val="000000"/>
                <w:lang w:val="en-US" w:bidi="ar-SA"/>
              </w:rPr>
            </w:pPr>
            <w:r>
              <w:rPr>
                <w:color w:val="000000"/>
                <w:lang w:val="en-US" w:bidi="ar-SA"/>
              </w:rPr>
              <w:t>0</w:t>
            </w:r>
          </w:p>
        </w:tc>
        <w:tc>
          <w:tcPr>
            <w:tcW w:w="1374" w:type="dxa"/>
            <w:tcBorders>
              <w:bottom w:val="single" w:sz="4" w:space="0" w:color="auto"/>
            </w:tcBorders>
            <w:shd w:val="clear" w:color="auto" w:fill="auto"/>
            <w:noWrap/>
            <w:vAlign w:val="bottom"/>
          </w:tcPr>
          <w:p w14:paraId="793FA865" w14:textId="77777777" w:rsidR="00FB62C2" w:rsidRDefault="00FB62C2" w:rsidP="001A7B4A">
            <w:pPr>
              <w:spacing w:after="0" w:line="240" w:lineRule="auto"/>
              <w:jc w:val="center"/>
              <w:rPr>
                <w:color w:val="000000"/>
                <w:lang w:val="en-US" w:bidi="ar-SA"/>
              </w:rPr>
            </w:pPr>
            <w:r>
              <w:rPr>
                <w:color w:val="000000"/>
                <w:lang w:val="en-US" w:bidi="ar-SA"/>
              </w:rPr>
              <w:t>1.88</w:t>
            </w:r>
          </w:p>
        </w:tc>
        <w:tc>
          <w:tcPr>
            <w:tcW w:w="1699" w:type="dxa"/>
            <w:tcBorders>
              <w:bottom w:val="single" w:sz="4" w:space="0" w:color="auto"/>
            </w:tcBorders>
            <w:shd w:val="clear" w:color="auto" w:fill="auto"/>
            <w:noWrap/>
            <w:vAlign w:val="bottom"/>
          </w:tcPr>
          <w:p w14:paraId="2BFD7EF0" w14:textId="77777777" w:rsidR="00FB62C2" w:rsidRDefault="00FB62C2" w:rsidP="001A7B4A">
            <w:pPr>
              <w:spacing w:after="0" w:line="240" w:lineRule="auto"/>
              <w:jc w:val="center"/>
              <w:rPr>
                <w:color w:val="000000"/>
                <w:lang w:val="en-US" w:bidi="ar-SA"/>
              </w:rPr>
            </w:pPr>
            <w:r>
              <w:rPr>
                <w:color w:val="000000"/>
                <w:lang w:val="en-US" w:bidi="ar-SA"/>
              </w:rPr>
              <w:t>7</w:t>
            </w:r>
          </w:p>
        </w:tc>
      </w:tr>
    </w:tbl>
    <w:p w14:paraId="1C1560CC" w14:textId="77777777" w:rsidR="0088352F" w:rsidRDefault="0088352F" w:rsidP="00FD73D9">
      <w:pPr>
        <w:pStyle w:val="BodyText"/>
        <w:tabs>
          <w:tab w:val="left" w:pos="0"/>
          <w:tab w:val="left" w:pos="426"/>
          <w:tab w:val="left" w:pos="993"/>
        </w:tabs>
        <w:spacing w:before="0"/>
        <w:rPr>
          <w:rFonts w:asciiTheme="minorHAnsi" w:hAnsiTheme="minorHAnsi"/>
          <w:b/>
          <w:bCs/>
          <w:iCs/>
          <w:sz w:val="22"/>
          <w:szCs w:val="22"/>
          <w:lang w:val="en-GB"/>
        </w:rPr>
      </w:pPr>
    </w:p>
    <w:p w14:paraId="68DB8762" w14:textId="2EF3A0C9" w:rsidR="00FD73D9" w:rsidRPr="004812C3" w:rsidRDefault="00D431D0" w:rsidP="00FD73D9">
      <w:pPr>
        <w:pStyle w:val="BodyText"/>
        <w:tabs>
          <w:tab w:val="left" w:pos="0"/>
          <w:tab w:val="left" w:pos="426"/>
          <w:tab w:val="left" w:pos="993"/>
        </w:tabs>
        <w:spacing w:before="0"/>
        <w:rPr>
          <w:rFonts w:asciiTheme="minorHAnsi" w:hAnsiTheme="minorHAnsi"/>
          <w:b/>
          <w:bCs/>
          <w:iCs/>
          <w:sz w:val="22"/>
          <w:szCs w:val="22"/>
          <w:lang w:val="en-GB"/>
        </w:rPr>
      </w:pPr>
      <w:r>
        <w:rPr>
          <w:rFonts w:asciiTheme="minorHAnsi" w:hAnsiTheme="minorHAnsi"/>
          <w:b/>
          <w:bCs/>
          <w:iCs/>
          <w:sz w:val="22"/>
          <w:szCs w:val="22"/>
          <w:lang w:val="en-GB"/>
        </w:rPr>
        <w:t xml:space="preserve">Table </w:t>
      </w:r>
      <w:r w:rsidR="00FD73D9" w:rsidRPr="004812C3">
        <w:rPr>
          <w:rFonts w:asciiTheme="minorHAnsi" w:hAnsiTheme="minorHAnsi"/>
          <w:b/>
          <w:bCs/>
          <w:iCs/>
          <w:sz w:val="22"/>
          <w:szCs w:val="22"/>
          <w:lang w:val="en-GB"/>
        </w:rPr>
        <w:t>A</w:t>
      </w:r>
      <w:r>
        <w:rPr>
          <w:rFonts w:asciiTheme="minorHAnsi" w:hAnsiTheme="minorHAnsi"/>
          <w:b/>
          <w:bCs/>
          <w:iCs/>
          <w:sz w:val="22"/>
          <w:szCs w:val="22"/>
          <w:lang w:val="en-GB"/>
        </w:rPr>
        <w:t>2</w:t>
      </w:r>
      <w:r w:rsidR="00FD73D9" w:rsidRPr="004812C3">
        <w:rPr>
          <w:rFonts w:asciiTheme="minorHAnsi" w:hAnsiTheme="minorHAnsi"/>
          <w:b/>
          <w:bCs/>
          <w:iCs/>
          <w:sz w:val="22"/>
          <w:szCs w:val="22"/>
          <w:lang w:val="en-GB"/>
        </w:rPr>
        <w:t>: Summary of Categorical Variables</w:t>
      </w:r>
    </w:p>
    <w:tbl>
      <w:tblPr>
        <w:tblW w:w="7215" w:type="dxa"/>
        <w:tblInd w:w="93" w:type="dxa"/>
        <w:tblLook w:val="04A0" w:firstRow="1" w:lastRow="0" w:firstColumn="1" w:lastColumn="0" w:noHBand="0" w:noVBand="1"/>
      </w:tblPr>
      <w:tblGrid>
        <w:gridCol w:w="2545"/>
        <w:gridCol w:w="1198"/>
        <w:gridCol w:w="1247"/>
        <w:gridCol w:w="2225"/>
      </w:tblGrid>
      <w:tr w:rsidR="00FB62C2" w:rsidRPr="00FE2124" w14:paraId="38AC1586" w14:textId="77777777" w:rsidTr="00FB62C2">
        <w:trPr>
          <w:trHeight w:val="286"/>
        </w:trPr>
        <w:tc>
          <w:tcPr>
            <w:tcW w:w="2545" w:type="dxa"/>
            <w:tcBorders>
              <w:top w:val="single" w:sz="4" w:space="0" w:color="auto"/>
              <w:bottom w:val="single" w:sz="4" w:space="0" w:color="auto"/>
            </w:tcBorders>
            <w:shd w:val="clear" w:color="auto" w:fill="FFFFFF" w:themeFill="background1"/>
            <w:noWrap/>
            <w:vAlign w:val="bottom"/>
            <w:hideMark/>
          </w:tcPr>
          <w:p w14:paraId="48E5A167" w14:textId="77777777" w:rsidR="00FB62C2" w:rsidRPr="00B30ED9" w:rsidRDefault="00FB62C2" w:rsidP="001A7B4A">
            <w:pPr>
              <w:spacing w:after="0" w:line="240" w:lineRule="auto"/>
              <w:rPr>
                <w:b/>
                <w:color w:val="000000"/>
                <w:lang w:val="en-US" w:bidi="ar-SA"/>
              </w:rPr>
            </w:pPr>
            <w:r>
              <w:rPr>
                <w:b/>
                <w:color w:val="000000"/>
                <w:lang w:val="en-US" w:bidi="ar-SA"/>
              </w:rPr>
              <w:t>Variable</w:t>
            </w:r>
          </w:p>
        </w:tc>
        <w:tc>
          <w:tcPr>
            <w:tcW w:w="1198" w:type="dxa"/>
            <w:tcBorders>
              <w:top w:val="single" w:sz="4" w:space="0" w:color="auto"/>
              <w:bottom w:val="single" w:sz="4" w:space="0" w:color="auto"/>
            </w:tcBorders>
            <w:shd w:val="clear" w:color="auto" w:fill="FFFFFF" w:themeFill="background1"/>
            <w:noWrap/>
            <w:vAlign w:val="bottom"/>
            <w:hideMark/>
          </w:tcPr>
          <w:p w14:paraId="2C6DCE5A" w14:textId="77777777" w:rsidR="00FB62C2" w:rsidRPr="00B30ED9" w:rsidRDefault="00FB62C2" w:rsidP="001A7B4A">
            <w:pPr>
              <w:spacing w:after="0" w:line="240" w:lineRule="auto"/>
              <w:jc w:val="center"/>
              <w:rPr>
                <w:b/>
                <w:color w:val="000000"/>
                <w:lang w:val="en-US" w:bidi="ar-SA"/>
              </w:rPr>
            </w:pPr>
            <w:r w:rsidRPr="00B30ED9">
              <w:rPr>
                <w:b/>
                <w:color w:val="000000"/>
                <w:lang w:val="en-US" w:bidi="ar-SA"/>
              </w:rPr>
              <w:t>Freq.</w:t>
            </w:r>
          </w:p>
        </w:tc>
        <w:tc>
          <w:tcPr>
            <w:tcW w:w="1247" w:type="dxa"/>
            <w:tcBorders>
              <w:top w:val="single" w:sz="4" w:space="0" w:color="auto"/>
              <w:bottom w:val="single" w:sz="4" w:space="0" w:color="auto"/>
            </w:tcBorders>
            <w:shd w:val="clear" w:color="auto" w:fill="FFFFFF" w:themeFill="background1"/>
            <w:noWrap/>
            <w:vAlign w:val="bottom"/>
            <w:hideMark/>
          </w:tcPr>
          <w:p w14:paraId="0B9215AF" w14:textId="77777777" w:rsidR="00FB62C2" w:rsidRPr="00B30ED9" w:rsidRDefault="00FB62C2" w:rsidP="001A7B4A">
            <w:pPr>
              <w:spacing w:after="0" w:line="240" w:lineRule="auto"/>
              <w:jc w:val="center"/>
              <w:rPr>
                <w:b/>
                <w:color w:val="000000"/>
                <w:lang w:val="en-US" w:bidi="ar-SA"/>
              </w:rPr>
            </w:pPr>
            <w:r w:rsidRPr="00B30ED9">
              <w:rPr>
                <w:b/>
                <w:color w:val="000000"/>
                <w:lang w:val="en-US" w:bidi="ar-SA"/>
              </w:rPr>
              <w:t>Percent</w:t>
            </w:r>
          </w:p>
        </w:tc>
        <w:tc>
          <w:tcPr>
            <w:tcW w:w="2225" w:type="dxa"/>
            <w:tcBorders>
              <w:top w:val="single" w:sz="4" w:space="0" w:color="auto"/>
              <w:bottom w:val="single" w:sz="4" w:space="0" w:color="auto"/>
            </w:tcBorders>
            <w:shd w:val="clear" w:color="auto" w:fill="FFFFFF" w:themeFill="background1"/>
            <w:noWrap/>
            <w:vAlign w:val="bottom"/>
            <w:hideMark/>
          </w:tcPr>
          <w:p w14:paraId="5BCD80C9" w14:textId="7C1FA4E1" w:rsidR="00FB62C2" w:rsidRPr="00B30ED9" w:rsidRDefault="00FB62C2" w:rsidP="004812C3">
            <w:pPr>
              <w:spacing w:after="0" w:line="240" w:lineRule="auto"/>
              <w:jc w:val="center"/>
              <w:rPr>
                <w:b/>
                <w:color w:val="000000"/>
                <w:lang w:val="en-US" w:bidi="ar-SA"/>
              </w:rPr>
            </w:pPr>
            <w:r>
              <w:rPr>
                <w:b/>
                <w:color w:val="000000"/>
                <w:lang w:val="en-US" w:bidi="ar-SA"/>
              </w:rPr>
              <w:t xml:space="preserve">Total cost </w:t>
            </w:r>
            <w:r w:rsidRPr="00B30ED9">
              <w:rPr>
                <w:b/>
                <w:color w:val="000000"/>
                <w:lang w:val="en-US" w:bidi="ar-SA"/>
              </w:rPr>
              <w:t>Mean</w:t>
            </w:r>
          </w:p>
        </w:tc>
      </w:tr>
      <w:tr w:rsidR="00FB62C2" w:rsidRPr="00FE2124" w14:paraId="41923CB2" w14:textId="77777777" w:rsidTr="00FB62C2">
        <w:trPr>
          <w:trHeight w:val="286"/>
        </w:trPr>
        <w:tc>
          <w:tcPr>
            <w:tcW w:w="2545" w:type="dxa"/>
            <w:tcBorders>
              <w:top w:val="single" w:sz="4" w:space="0" w:color="auto"/>
            </w:tcBorders>
            <w:shd w:val="clear" w:color="auto" w:fill="FDE9D9" w:themeFill="accent6" w:themeFillTint="33"/>
            <w:noWrap/>
            <w:vAlign w:val="bottom"/>
            <w:hideMark/>
          </w:tcPr>
          <w:p w14:paraId="3CC28242" w14:textId="77777777" w:rsidR="00FB62C2" w:rsidRPr="00FE2124" w:rsidRDefault="00FB62C2" w:rsidP="001A7B4A">
            <w:pPr>
              <w:spacing w:after="0" w:line="240" w:lineRule="auto"/>
              <w:rPr>
                <w:color w:val="000000"/>
                <w:lang w:val="en-US" w:bidi="ar-SA"/>
              </w:rPr>
            </w:pPr>
            <w:r w:rsidRPr="00FE2124">
              <w:rPr>
                <w:color w:val="000000"/>
                <w:lang w:val="en-US" w:bidi="ar-SA"/>
              </w:rPr>
              <w:t>Sex</w:t>
            </w:r>
          </w:p>
        </w:tc>
        <w:tc>
          <w:tcPr>
            <w:tcW w:w="1198" w:type="dxa"/>
            <w:tcBorders>
              <w:top w:val="single" w:sz="4" w:space="0" w:color="auto"/>
            </w:tcBorders>
            <w:shd w:val="clear" w:color="auto" w:fill="FDE9D9" w:themeFill="accent6" w:themeFillTint="33"/>
            <w:noWrap/>
            <w:vAlign w:val="bottom"/>
            <w:hideMark/>
          </w:tcPr>
          <w:p w14:paraId="0D0BE9E2" w14:textId="77777777" w:rsidR="00FB62C2" w:rsidRPr="00FE2124" w:rsidRDefault="00FB62C2" w:rsidP="001A7B4A">
            <w:pPr>
              <w:spacing w:after="0" w:line="240" w:lineRule="auto"/>
              <w:jc w:val="center"/>
              <w:rPr>
                <w:color w:val="000000"/>
                <w:lang w:val="en-US" w:bidi="ar-SA"/>
              </w:rPr>
            </w:pPr>
          </w:p>
        </w:tc>
        <w:tc>
          <w:tcPr>
            <w:tcW w:w="1247" w:type="dxa"/>
            <w:tcBorders>
              <w:top w:val="single" w:sz="4" w:space="0" w:color="auto"/>
            </w:tcBorders>
            <w:shd w:val="clear" w:color="auto" w:fill="FDE9D9" w:themeFill="accent6" w:themeFillTint="33"/>
            <w:noWrap/>
            <w:vAlign w:val="bottom"/>
            <w:hideMark/>
          </w:tcPr>
          <w:p w14:paraId="1D1836A8" w14:textId="77777777" w:rsidR="00FB62C2" w:rsidRPr="00FE2124" w:rsidRDefault="00FB62C2" w:rsidP="001A7B4A">
            <w:pPr>
              <w:spacing w:after="0" w:line="240" w:lineRule="auto"/>
              <w:jc w:val="center"/>
              <w:rPr>
                <w:color w:val="000000"/>
                <w:lang w:val="en-US" w:bidi="ar-SA"/>
              </w:rPr>
            </w:pPr>
          </w:p>
        </w:tc>
        <w:tc>
          <w:tcPr>
            <w:tcW w:w="2225" w:type="dxa"/>
            <w:tcBorders>
              <w:top w:val="single" w:sz="4" w:space="0" w:color="auto"/>
            </w:tcBorders>
            <w:shd w:val="clear" w:color="auto" w:fill="FDE9D9" w:themeFill="accent6" w:themeFillTint="33"/>
            <w:noWrap/>
            <w:vAlign w:val="bottom"/>
            <w:hideMark/>
          </w:tcPr>
          <w:p w14:paraId="44F57D4F" w14:textId="77777777" w:rsidR="00FB62C2" w:rsidRPr="00FE2124" w:rsidRDefault="00FB62C2" w:rsidP="001A7B4A">
            <w:pPr>
              <w:spacing w:after="0" w:line="240" w:lineRule="auto"/>
              <w:jc w:val="center"/>
              <w:rPr>
                <w:color w:val="000000"/>
                <w:lang w:val="en-US" w:bidi="ar-SA"/>
              </w:rPr>
            </w:pPr>
          </w:p>
        </w:tc>
      </w:tr>
      <w:tr w:rsidR="00FB62C2" w:rsidRPr="00FE2124" w14:paraId="2293875D" w14:textId="77777777" w:rsidTr="00FB62C2">
        <w:trPr>
          <w:trHeight w:val="286"/>
        </w:trPr>
        <w:tc>
          <w:tcPr>
            <w:tcW w:w="2545" w:type="dxa"/>
            <w:shd w:val="clear" w:color="auto" w:fill="auto"/>
            <w:noWrap/>
            <w:vAlign w:val="bottom"/>
            <w:hideMark/>
          </w:tcPr>
          <w:p w14:paraId="222F40E6" w14:textId="77777777" w:rsidR="00FB62C2" w:rsidRPr="00FE2124" w:rsidRDefault="00FB62C2" w:rsidP="001A7B4A">
            <w:pPr>
              <w:spacing w:after="0" w:line="240" w:lineRule="auto"/>
              <w:rPr>
                <w:color w:val="000000"/>
                <w:lang w:val="en-US" w:bidi="ar-SA"/>
              </w:rPr>
            </w:pPr>
            <w:r w:rsidRPr="00FE2124">
              <w:rPr>
                <w:color w:val="000000"/>
                <w:lang w:val="en-US" w:bidi="ar-SA"/>
              </w:rPr>
              <w:t>female</w:t>
            </w:r>
          </w:p>
        </w:tc>
        <w:tc>
          <w:tcPr>
            <w:tcW w:w="1198" w:type="dxa"/>
            <w:shd w:val="clear" w:color="auto" w:fill="auto"/>
            <w:noWrap/>
            <w:vAlign w:val="bottom"/>
            <w:hideMark/>
          </w:tcPr>
          <w:p w14:paraId="09D96EEE" w14:textId="77777777" w:rsidR="00FB62C2" w:rsidRPr="00FE2124" w:rsidRDefault="00FB62C2" w:rsidP="00416DB7">
            <w:pPr>
              <w:spacing w:after="0" w:line="240" w:lineRule="auto"/>
              <w:jc w:val="center"/>
              <w:rPr>
                <w:color w:val="000000"/>
                <w:lang w:val="en-US" w:bidi="ar-SA"/>
              </w:rPr>
            </w:pPr>
            <w:r w:rsidRPr="00FE2124">
              <w:rPr>
                <w:color w:val="000000"/>
                <w:lang w:val="en-US" w:bidi="ar-SA"/>
              </w:rPr>
              <w:t>438</w:t>
            </w:r>
          </w:p>
        </w:tc>
        <w:tc>
          <w:tcPr>
            <w:tcW w:w="1247" w:type="dxa"/>
            <w:shd w:val="clear" w:color="auto" w:fill="auto"/>
            <w:noWrap/>
            <w:vAlign w:val="bottom"/>
            <w:hideMark/>
          </w:tcPr>
          <w:p w14:paraId="75815CDA" w14:textId="77777777" w:rsidR="00FB62C2" w:rsidRPr="00FE2124" w:rsidRDefault="00FB62C2" w:rsidP="00416DB7">
            <w:pPr>
              <w:spacing w:after="0" w:line="240" w:lineRule="auto"/>
              <w:jc w:val="center"/>
              <w:rPr>
                <w:color w:val="000000"/>
                <w:lang w:val="en-US" w:bidi="ar-SA"/>
              </w:rPr>
            </w:pPr>
            <w:r w:rsidRPr="00FE2124">
              <w:rPr>
                <w:color w:val="000000"/>
                <w:lang w:val="en-US" w:bidi="ar-SA"/>
              </w:rPr>
              <w:t>43.84</w:t>
            </w:r>
          </w:p>
        </w:tc>
        <w:tc>
          <w:tcPr>
            <w:tcW w:w="2225" w:type="dxa"/>
            <w:shd w:val="clear" w:color="auto" w:fill="auto"/>
            <w:noWrap/>
            <w:vAlign w:val="bottom"/>
            <w:hideMark/>
          </w:tcPr>
          <w:p w14:paraId="7ED40077" w14:textId="77777777" w:rsidR="00FB62C2" w:rsidRPr="00FE2124" w:rsidRDefault="00FB62C2" w:rsidP="00416DB7">
            <w:pPr>
              <w:spacing w:after="0" w:line="240" w:lineRule="auto"/>
              <w:jc w:val="center"/>
              <w:rPr>
                <w:color w:val="000000"/>
                <w:lang w:val="en-US" w:bidi="ar-SA"/>
              </w:rPr>
            </w:pPr>
            <w:r>
              <w:rPr>
                <w:color w:val="000000"/>
                <w:lang w:val="en-US" w:bidi="ar-SA"/>
              </w:rPr>
              <w:t>32395.9</w:t>
            </w:r>
          </w:p>
        </w:tc>
      </w:tr>
      <w:tr w:rsidR="00FB62C2" w:rsidRPr="00FE2124" w14:paraId="48BB4A84" w14:textId="77777777" w:rsidTr="00FB62C2">
        <w:trPr>
          <w:trHeight w:val="286"/>
        </w:trPr>
        <w:tc>
          <w:tcPr>
            <w:tcW w:w="2545" w:type="dxa"/>
            <w:shd w:val="clear" w:color="auto" w:fill="auto"/>
            <w:noWrap/>
            <w:vAlign w:val="bottom"/>
            <w:hideMark/>
          </w:tcPr>
          <w:p w14:paraId="10BCCC4F" w14:textId="77777777" w:rsidR="00FB62C2" w:rsidRPr="00FE2124" w:rsidRDefault="00FB62C2" w:rsidP="001A7B4A">
            <w:pPr>
              <w:spacing w:after="0" w:line="240" w:lineRule="auto"/>
              <w:rPr>
                <w:color w:val="000000"/>
                <w:lang w:val="en-US" w:bidi="ar-SA"/>
              </w:rPr>
            </w:pPr>
            <w:r w:rsidRPr="00FE2124">
              <w:rPr>
                <w:color w:val="000000"/>
                <w:lang w:val="en-US" w:bidi="ar-SA"/>
              </w:rPr>
              <w:t>male</w:t>
            </w:r>
          </w:p>
        </w:tc>
        <w:tc>
          <w:tcPr>
            <w:tcW w:w="1198" w:type="dxa"/>
            <w:shd w:val="clear" w:color="auto" w:fill="auto"/>
            <w:noWrap/>
            <w:vAlign w:val="bottom"/>
            <w:hideMark/>
          </w:tcPr>
          <w:p w14:paraId="35F6BE27" w14:textId="77777777" w:rsidR="00FB62C2" w:rsidRPr="00FE2124" w:rsidRDefault="00FB62C2" w:rsidP="00416DB7">
            <w:pPr>
              <w:spacing w:after="0" w:line="240" w:lineRule="auto"/>
              <w:jc w:val="center"/>
              <w:rPr>
                <w:color w:val="000000"/>
                <w:lang w:val="en-US" w:bidi="ar-SA"/>
              </w:rPr>
            </w:pPr>
            <w:r>
              <w:rPr>
                <w:color w:val="000000"/>
                <w:lang w:val="en-US" w:bidi="ar-SA"/>
              </w:rPr>
              <w:t>562</w:t>
            </w:r>
          </w:p>
        </w:tc>
        <w:tc>
          <w:tcPr>
            <w:tcW w:w="1247" w:type="dxa"/>
            <w:shd w:val="clear" w:color="auto" w:fill="auto"/>
            <w:noWrap/>
            <w:vAlign w:val="bottom"/>
            <w:hideMark/>
          </w:tcPr>
          <w:p w14:paraId="55E9B4A2" w14:textId="77777777" w:rsidR="00FB62C2" w:rsidRPr="00FE2124" w:rsidRDefault="00FB62C2" w:rsidP="00416DB7">
            <w:pPr>
              <w:spacing w:after="0" w:line="240" w:lineRule="auto"/>
              <w:jc w:val="center"/>
              <w:rPr>
                <w:color w:val="000000"/>
                <w:lang w:val="en-US" w:bidi="ar-SA"/>
              </w:rPr>
            </w:pPr>
            <w:r w:rsidRPr="00FE2124">
              <w:rPr>
                <w:color w:val="000000"/>
                <w:lang w:val="en-US" w:bidi="ar-SA"/>
              </w:rPr>
              <w:t>56.16</w:t>
            </w:r>
          </w:p>
        </w:tc>
        <w:tc>
          <w:tcPr>
            <w:tcW w:w="2225" w:type="dxa"/>
            <w:shd w:val="clear" w:color="auto" w:fill="auto"/>
            <w:noWrap/>
            <w:vAlign w:val="bottom"/>
            <w:hideMark/>
          </w:tcPr>
          <w:p w14:paraId="01C39C39" w14:textId="77777777" w:rsidR="00FB62C2" w:rsidRPr="00FE2124" w:rsidRDefault="00FB62C2" w:rsidP="00416DB7">
            <w:pPr>
              <w:spacing w:after="0" w:line="240" w:lineRule="auto"/>
              <w:jc w:val="center"/>
              <w:rPr>
                <w:color w:val="000000"/>
                <w:lang w:val="en-US" w:bidi="ar-SA"/>
              </w:rPr>
            </w:pPr>
            <w:r>
              <w:rPr>
                <w:color w:val="000000"/>
                <w:lang w:val="en-US" w:bidi="ar-SA"/>
              </w:rPr>
              <w:t>29055.7</w:t>
            </w:r>
          </w:p>
        </w:tc>
      </w:tr>
      <w:tr w:rsidR="00FB62C2" w:rsidRPr="00FE2124" w14:paraId="4713A889" w14:textId="77777777" w:rsidTr="00FB62C2">
        <w:trPr>
          <w:trHeight w:val="286"/>
        </w:trPr>
        <w:tc>
          <w:tcPr>
            <w:tcW w:w="2545" w:type="dxa"/>
            <w:shd w:val="clear" w:color="auto" w:fill="FDE9D9" w:themeFill="accent6" w:themeFillTint="33"/>
            <w:noWrap/>
            <w:vAlign w:val="bottom"/>
            <w:hideMark/>
          </w:tcPr>
          <w:p w14:paraId="542691BA" w14:textId="77777777" w:rsidR="00FB62C2" w:rsidRPr="00FE2124" w:rsidRDefault="00FB62C2" w:rsidP="001A7B4A">
            <w:pPr>
              <w:spacing w:after="0" w:line="240" w:lineRule="auto"/>
              <w:rPr>
                <w:color w:val="000000"/>
                <w:lang w:val="en-US" w:bidi="ar-SA"/>
              </w:rPr>
            </w:pPr>
            <w:proofErr w:type="spellStart"/>
            <w:r w:rsidRPr="00FE2124">
              <w:rPr>
                <w:color w:val="000000"/>
                <w:lang w:val="en-US" w:bidi="ar-SA"/>
              </w:rPr>
              <w:t>Dzgroup</w:t>
            </w:r>
            <w:proofErr w:type="spellEnd"/>
          </w:p>
        </w:tc>
        <w:tc>
          <w:tcPr>
            <w:tcW w:w="1198" w:type="dxa"/>
            <w:shd w:val="clear" w:color="auto" w:fill="FDE9D9" w:themeFill="accent6" w:themeFillTint="33"/>
            <w:noWrap/>
            <w:vAlign w:val="bottom"/>
            <w:hideMark/>
          </w:tcPr>
          <w:p w14:paraId="66B17C5C" w14:textId="77777777" w:rsidR="00FB62C2" w:rsidRPr="00FE2124" w:rsidRDefault="00FB62C2" w:rsidP="00416DB7">
            <w:pPr>
              <w:spacing w:after="0" w:line="240" w:lineRule="auto"/>
              <w:jc w:val="center"/>
              <w:rPr>
                <w:color w:val="000000"/>
                <w:lang w:val="en-US" w:bidi="ar-SA"/>
              </w:rPr>
            </w:pPr>
          </w:p>
        </w:tc>
        <w:tc>
          <w:tcPr>
            <w:tcW w:w="1247" w:type="dxa"/>
            <w:shd w:val="clear" w:color="auto" w:fill="FDE9D9" w:themeFill="accent6" w:themeFillTint="33"/>
            <w:noWrap/>
            <w:vAlign w:val="bottom"/>
            <w:hideMark/>
          </w:tcPr>
          <w:p w14:paraId="41FCD5ED" w14:textId="77777777" w:rsidR="00FB62C2" w:rsidRPr="00FE2124" w:rsidRDefault="00FB62C2" w:rsidP="00416DB7">
            <w:pPr>
              <w:spacing w:after="0" w:line="240" w:lineRule="auto"/>
              <w:jc w:val="center"/>
              <w:rPr>
                <w:color w:val="000000"/>
                <w:lang w:val="en-US" w:bidi="ar-SA"/>
              </w:rPr>
            </w:pPr>
          </w:p>
        </w:tc>
        <w:tc>
          <w:tcPr>
            <w:tcW w:w="2225" w:type="dxa"/>
            <w:shd w:val="clear" w:color="auto" w:fill="FDE9D9" w:themeFill="accent6" w:themeFillTint="33"/>
            <w:noWrap/>
            <w:vAlign w:val="bottom"/>
            <w:hideMark/>
          </w:tcPr>
          <w:p w14:paraId="1BA7AC48" w14:textId="77777777" w:rsidR="00FB62C2" w:rsidRPr="00FE2124" w:rsidRDefault="00FB62C2" w:rsidP="00416DB7">
            <w:pPr>
              <w:spacing w:after="0" w:line="240" w:lineRule="auto"/>
              <w:jc w:val="center"/>
              <w:rPr>
                <w:color w:val="000000"/>
                <w:lang w:val="en-US" w:bidi="ar-SA"/>
              </w:rPr>
            </w:pPr>
          </w:p>
        </w:tc>
      </w:tr>
      <w:tr w:rsidR="00FB62C2" w:rsidRPr="00FE2124" w14:paraId="1AB8D5B4" w14:textId="77777777" w:rsidTr="00FB62C2">
        <w:trPr>
          <w:trHeight w:val="286"/>
        </w:trPr>
        <w:tc>
          <w:tcPr>
            <w:tcW w:w="2545" w:type="dxa"/>
            <w:shd w:val="clear" w:color="auto" w:fill="auto"/>
            <w:noWrap/>
            <w:vAlign w:val="bottom"/>
            <w:hideMark/>
          </w:tcPr>
          <w:p w14:paraId="583573CC" w14:textId="77777777" w:rsidR="00FB62C2" w:rsidRPr="00FE2124" w:rsidRDefault="00FB62C2" w:rsidP="001A7B4A">
            <w:pPr>
              <w:spacing w:after="0" w:line="240" w:lineRule="auto"/>
              <w:rPr>
                <w:color w:val="000000"/>
                <w:lang w:val="en-US" w:bidi="ar-SA"/>
              </w:rPr>
            </w:pPr>
            <w:r w:rsidRPr="00FE2124">
              <w:rPr>
                <w:color w:val="000000"/>
                <w:lang w:val="en-US" w:bidi="ar-SA"/>
              </w:rPr>
              <w:t>ARF/MOSF w/Sepsis</w:t>
            </w:r>
          </w:p>
        </w:tc>
        <w:tc>
          <w:tcPr>
            <w:tcW w:w="1198" w:type="dxa"/>
            <w:shd w:val="clear" w:color="auto" w:fill="auto"/>
            <w:noWrap/>
            <w:vAlign w:val="bottom"/>
            <w:hideMark/>
          </w:tcPr>
          <w:p w14:paraId="15A845C2" w14:textId="77777777" w:rsidR="00FB62C2" w:rsidRPr="00FE2124" w:rsidRDefault="00FB62C2" w:rsidP="00416DB7">
            <w:pPr>
              <w:spacing w:after="0" w:line="240" w:lineRule="auto"/>
              <w:jc w:val="center"/>
              <w:rPr>
                <w:color w:val="000000"/>
                <w:lang w:val="en-US" w:bidi="ar-SA"/>
              </w:rPr>
            </w:pPr>
            <w:r>
              <w:rPr>
                <w:color w:val="000000"/>
                <w:lang w:val="en-US" w:bidi="ar-SA"/>
              </w:rPr>
              <w:t>391</w:t>
            </w:r>
          </w:p>
        </w:tc>
        <w:tc>
          <w:tcPr>
            <w:tcW w:w="1247" w:type="dxa"/>
            <w:shd w:val="clear" w:color="auto" w:fill="auto"/>
            <w:noWrap/>
            <w:vAlign w:val="bottom"/>
            <w:hideMark/>
          </w:tcPr>
          <w:p w14:paraId="7388E57C" w14:textId="77777777" w:rsidR="00FB62C2" w:rsidRPr="00FE2124" w:rsidRDefault="00FB62C2" w:rsidP="00416DB7">
            <w:pPr>
              <w:spacing w:after="0" w:line="240" w:lineRule="auto"/>
              <w:jc w:val="center"/>
              <w:rPr>
                <w:color w:val="000000"/>
                <w:lang w:val="en-US" w:bidi="ar-SA"/>
              </w:rPr>
            </w:pPr>
            <w:r w:rsidRPr="00FE2124">
              <w:rPr>
                <w:color w:val="000000"/>
                <w:lang w:val="en-US" w:bidi="ar-SA"/>
              </w:rPr>
              <w:t>39.04</w:t>
            </w:r>
          </w:p>
        </w:tc>
        <w:tc>
          <w:tcPr>
            <w:tcW w:w="2225" w:type="dxa"/>
            <w:shd w:val="clear" w:color="auto" w:fill="auto"/>
            <w:noWrap/>
            <w:vAlign w:val="bottom"/>
            <w:hideMark/>
          </w:tcPr>
          <w:p w14:paraId="65D8C739" w14:textId="77777777" w:rsidR="00FB62C2" w:rsidRPr="00FE2124" w:rsidRDefault="00FB62C2" w:rsidP="00416DB7">
            <w:pPr>
              <w:spacing w:after="0" w:line="240" w:lineRule="auto"/>
              <w:jc w:val="center"/>
              <w:rPr>
                <w:color w:val="000000"/>
                <w:lang w:val="en-US" w:bidi="ar-SA"/>
              </w:rPr>
            </w:pPr>
            <w:r>
              <w:rPr>
                <w:color w:val="000000"/>
                <w:lang w:val="en-US" w:bidi="ar-SA"/>
              </w:rPr>
              <w:t>50939.2</w:t>
            </w:r>
          </w:p>
        </w:tc>
      </w:tr>
      <w:tr w:rsidR="00FB62C2" w:rsidRPr="00FE2124" w14:paraId="4B9D1E1F" w14:textId="77777777" w:rsidTr="00FB62C2">
        <w:trPr>
          <w:trHeight w:val="286"/>
        </w:trPr>
        <w:tc>
          <w:tcPr>
            <w:tcW w:w="2545" w:type="dxa"/>
            <w:shd w:val="clear" w:color="auto" w:fill="auto"/>
            <w:noWrap/>
            <w:vAlign w:val="bottom"/>
            <w:hideMark/>
          </w:tcPr>
          <w:p w14:paraId="3FEB2D7D" w14:textId="77777777" w:rsidR="00FB62C2" w:rsidRPr="00FE2124" w:rsidRDefault="00FB62C2" w:rsidP="001A7B4A">
            <w:pPr>
              <w:spacing w:after="0" w:line="240" w:lineRule="auto"/>
              <w:rPr>
                <w:color w:val="000000"/>
                <w:lang w:val="en-US" w:bidi="ar-SA"/>
              </w:rPr>
            </w:pPr>
            <w:r w:rsidRPr="00FE2124">
              <w:rPr>
                <w:color w:val="000000"/>
                <w:lang w:val="en-US" w:bidi="ar-SA"/>
              </w:rPr>
              <w:t>CHF</w:t>
            </w:r>
          </w:p>
        </w:tc>
        <w:tc>
          <w:tcPr>
            <w:tcW w:w="1198" w:type="dxa"/>
            <w:shd w:val="clear" w:color="auto" w:fill="auto"/>
            <w:noWrap/>
            <w:vAlign w:val="bottom"/>
            <w:hideMark/>
          </w:tcPr>
          <w:p w14:paraId="3C3CD8BF" w14:textId="77777777" w:rsidR="00FB62C2" w:rsidRPr="00FE2124" w:rsidRDefault="00FB62C2" w:rsidP="00416DB7">
            <w:pPr>
              <w:spacing w:after="0" w:line="240" w:lineRule="auto"/>
              <w:jc w:val="center"/>
              <w:rPr>
                <w:color w:val="000000"/>
                <w:lang w:val="en-US" w:bidi="ar-SA"/>
              </w:rPr>
            </w:pPr>
            <w:r w:rsidRPr="00FE2124">
              <w:rPr>
                <w:color w:val="000000"/>
                <w:lang w:val="en-US" w:bidi="ar-SA"/>
              </w:rPr>
              <w:t>143</w:t>
            </w:r>
          </w:p>
        </w:tc>
        <w:tc>
          <w:tcPr>
            <w:tcW w:w="1247" w:type="dxa"/>
            <w:shd w:val="clear" w:color="auto" w:fill="auto"/>
            <w:noWrap/>
            <w:vAlign w:val="bottom"/>
            <w:hideMark/>
          </w:tcPr>
          <w:p w14:paraId="0553E40B" w14:textId="77777777" w:rsidR="00FB62C2" w:rsidRPr="00FE2124" w:rsidRDefault="00FB62C2" w:rsidP="00416DB7">
            <w:pPr>
              <w:spacing w:after="0" w:line="240" w:lineRule="auto"/>
              <w:jc w:val="center"/>
              <w:rPr>
                <w:color w:val="000000"/>
                <w:lang w:val="en-US" w:bidi="ar-SA"/>
              </w:rPr>
            </w:pPr>
            <w:r w:rsidRPr="00FE2124">
              <w:rPr>
                <w:color w:val="000000"/>
                <w:lang w:val="en-US" w:bidi="ar-SA"/>
              </w:rPr>
              <w:t>14.31</w:t>
            </w:r>
          </w:p>
        </w:tc>
        <w:tc>
          <w:tcPr>
            <w:tcW w:w="2225" w:type="dxa"/>
            <w:shd w:val="clear" w:color="auto" w:fill="auto"/>
            <w:noWrap/>
            <w:vAlign w:val="bottom"/>
            <w:hideMark/>
          </w:tcPr>
          <w:p w14:paraId="7E602680" w14:textId="77777777" w:rsidR="00FB62C2" w:rsidRPr="00FE2124" w:rsidRDefault="00FB62C2" w:rsidP="00416DB7">
            <w:pPr>
              <w:spacing w:after="0" w:line="240" w:lineRule="auto"/>
              <w:jc w:val="center"/>
              <w:rPr>
                <w:color w:val="000000"/>
                <w:lang w:val="en-US" w:bidi="ar-SA"/>
              </w:rPr>
            </w:pPr>
            <w:r>
              <w:rPr>
                <w:color w:val="000000"/>
                <w:lang w:val="en-US" w:bidi="ar-SA"/>
              </w:rPr>
              <w:t>10870.1</w:t>
            </w:r>
          </w:p>
        </w:tc>
      </w:tr>
      <w:tr w:rsidR="00FB62C2" w:rsidRPr="00FE2124" w14:paraId="264BBA7B" w14:textId="77777777" w:rsidTr="00FB62C2">
        <w:trPr>
          <w:trHeight w:val="286"/>
        </w:trPr>
        <w:tc>
          <w:tcPr>
            <w:tcW w:w="2545" w:type="dxa"/>
            <w:shd w:val="clear" w:color="auto" w:fill="auto"/>
            <w:noWrap/>
            <w:vAlign w:val="bottom"/>
            <w:hideMark/>
          </w:tcPr>
          <w:p w14:paraId="659963FA" w14:textId="77777777" w:rsidR="00FB62C2" w:rsidRPr="00FE2124" w:rsidRDefault="00FB62C2" w:rsidP="001A7B4A">
            <w:pPr>
              <w:spacing w:after="0" w:line="240" w:lineRule="auto"/>
              <w:rPr>
                <w:color w:val="000000"/>
                <w:lang w:val="en-US" w:bidi="ar-SA"/>
              </w:rPr>
            </w:pPr>
            <w:r w:rsidRPr="00FE2124">
              <w:rPr>
                <w:color w:val="000000"/>
                <w:lang w:val="en-US" w:bidi="ar-SA"/>
              </w:rPr>
              <w:t>COPD</w:t>
            </w:r>
          </w:p>
        </w:tc>
        <w:tc>
          <w:tcPr>
            <w:tcW w:w="1198" w:type="dxa"/>
            <w:shd w:val="clear" w:color="auto" w:fill="auto"/>
            <w:noWrap/>
            <w:vAlign w:val="bottom"/>
            <w:hideMark/>
          </w:tcPr>
          <w:p w14:paraId="489D4A0F" w14:textId="77777777" w:rsidR="00FB62C2" w:rsidRPr="00FE2124" w:rsidRDefault="00FB62C2" w:rsidP="00416DB7">
            <w:pPr>
              <w:spacing w:after="0" w:line="240" w:lineRule="auto"/>
              <w:jc w:val="center"/>
              <w:rPr>
                <w:color w:val="000000"/>
                <w:lang w:val="en-US" w:bidi="ar-SA"/>
              </w:rPr>
            </w:pPr>
            <w:r w:rsidRPr="00FE2124">
              <w:rPr>
                <w:color w:val="000000"/>
                <w:lang w:val="en-US" w:bidi="ar-SA"/>
              </w:rPr>
              <w:t>116</w:t>
            </w:r>
          </w:p>
        </w:tc>
        <w:tc>
          <w:tcPr>
            <w:tcW w:w="1247" w:type="dxa"/>
            <w:shd w:val="clear" w:color="auto" w:fill="auto"/>
            <w:noWrap/>
            <w:vAlign w:val="bottom"/>
            <w:hideMark/>
          </w:tcPr>
          <w:p w14:paraId="552EEBED" w14:textId="77777777" w:rsidR="00FB62C2" w:rsidRPr="00FE2124" w:rsidRDefault="00FB62C2" w:rsidP="00416DB7">
            <w:pPr>
              <w:spacing w:after="0" w:line="240" w:lineRule="auto"/>
              <w:jc w:val="center"/>
              <w:rPr>
                <w:color w:val="000000"/>
                <w:lang w:val="en-US" w:bidi="ar-SA"/>
              </w:rPr>
            </w:pPr>
            <w:r w:rsidRPr="00FE2124">
              <w:rPr>
                <w:color w:val="000000"/>
                <w:lang w:val="en-US" w:bidi="ar-SA"/>
              </w:rPr>
              <w:t>11.61</w:t>
            </w:r>
          </w:p>
        </w:tc>
        <w:tc>
          <w:tcPr>
            <w:tcW w:w="2225" w:type="dxa"/>
            <w:shd w:val="clear" w:color="auto" w:fill="auto"/>
            <w:noWrap/>
            <w:vAlign w:val="bottom"/>
            <w:hideMark/>
          </w:tcPr>
          <w:p w14:paraId="041DD212" w14:textId="77777777" w:rsidR="00FB62C2" w:rsidRPr="00FE2124" w:rsidRDefault="00FB62C2" w:rsidP="00416DB7">
            <w:pPr>
              <w:spacing w:after="0" w:line="240" w:lineRule="auto"/>
              <w:jc w:val="center"/>
              <w:rPr>
                <w:color w:val="000000"/>
                <w:lang w:val="en-US" w:bidi="ar-SA"/>
              </w:rPr>
            </w:pPr>
            <w:r>
              <w:rPr>
                <w:color w:val="000000"/>
                <w:lang w:val="en-US" w:bidi="ar-SA"/>
              </w:rPr>
              <w:t>17408.3</w:t>
            </w:r>
          </w:p>
        </w:tc>
      </w:tr>
      <w:tr w:rsidR="00FB62C2" w:rsidRPr="00FE2124" w14:paraId="31EE3A5A" w14:textId="77777777" w:rsidTr="00FB62C2">
        <w:trPr>
          <w:trHeight w:val="286"/>
        </w:trPr>
        <w:tc>
          <w:tcPr>
            <w:tcW w:w="2545" w:type="dxa"/>
            <w:shd w:val="clear" w:color="auto" w:fill="auto"/>
            <w:noWrap/>
            <w:vAlign w:val="bottom"/>
            <w:hideMark/>
          </w:tcPr>
          <w:p w14:paraId="423DC578" w14:textId="77777777" w:rsidR="00FB62C2" w:rsidRPr="00FE2124" w:rsidRDefault="00FB62C2" w:rsidP="001A7B4A">
            <w:pPr>
              <w:spacing w:after="0" w:line="240" w:lineRule="auto"/>
              <w:rPr>
                <w:color w:val="000000"/>
                <w:lang w:val="en-US" w:bidi="ar-SA"/>
              </w:rPr>
            </w:pPr>
            <w:r w:rsidRPr="00FE2124">
              <w:rPr>
                <w:color w:val="000000"/>
                <w:lang w:val="en-US" w:bidi="ar-SA"/>
              </w:rPr>
              <w:t>Cirrhosis</w:t>
            </w:r>
          </w:p>
        </w:tc>
        <w:tc>
          <w:tcPr>
            <w:tcW w:w="1198" w:type="dxa"/>
            <w:shd w:val="clear" w:color="auto" w:fill="auto"/>
            <w:noWrap/>
            <w:vAlign w:val="bottom"/>
            <w:hideMark/>
          </w:tcPr>
          <w:p w14:paraId="56CD5CB1" w14:textId="77777777" w:rsidR="00FB62C2" w:rsidRPr="00FE2124" w:rsidRDefault="00FB62C2" w:rsidP="00416DB7">
            <w:pPr>
              <w:spacing w:after="0" w:line="240" w:lineRule="auto"/>
              <w:jc w:val="center"/>
              <w:rPr>
                <w:color w:val="000000"/>
                <w:lang w:val="en-US" w:bidi="ar-SA"/>
              </w:rPr>
            </w:pPr>
            <w:r w:rsidRPr="00FE2124">
              <w:rPr>
                <w:color w:val="000000"/>
                <w:lang w:val="en-US" w:bidi="ar-SA"/>
              </w:rPr>
              <w:t>55</w:t>
            </w:r>
          </w:p>
        </w:tc>
        <w:tc>
          <w:tcPr>
            <w:tcW w:w="1247" w:type="dxa"/>
            <w:shd w:val="clear" w:color="auto" w:fill="auto"/>
            <w:noWrap/>
            <w:vAlign w:val="bottom"/>
            <w:hideMark/>
          </w:tcPr>
          <w:p w14:paraId="1F69D2D0" w14:textId="77777777" w:rsidR="00FB62C2" w:rsidRPr="00FE2124" w:rsidRDefault="00FB62C2" w:rsidP="00416DB7">
            <w:pPr>
              <w:spacing w:after="0" w:line="240" w:lineRule="auto"/>
              <w:jc w:val="center"/>
              <w:rPr>
                <w:color w:val="000000"/>
                <w:lang w:val="en-US" w:bidi="ar-SA"/>
              </w:rPr>
            </w:pPr>
            <w:r w:rsidRPr="00FE2124">
              <w:rPr>
                <w:color w:val="000000"/>
                <w:lang w:val="en-US" w:bidi="ar-SA"/>
              </w:rPr>
              <w:t>5.51</w:t>
            </w:r>
          </w:p>
        </w:tc>
        <w:tc>
          <w:tcPr>
            <w:tcW w:w="2225" w:type="dxa"/>
            <w:shd w:val="clear" w:color="auto" w:fill="auto"/>
            <w:noWrap/>
            <w:vAlign w:val="bottom"/>
            <w:hideMark/>
          </w:tcPr>
          <w:p w14:paraId="39C9273E" w14:textId="77777777" w:rsidR="00FB62C2" w:rsidRPr="00FE2124" w:rsidRDefault="00FB62C2" w:rsidP="00416DB7">
            <w:pPr>
              <w:spacing w:after="0" w:line="240" w:lineRule="auto"/>
              <w:jc w:val="center"/>
              <w:rPr>
                <w:color w:val="000000"/>
                <w:lang w:val="en-US" w:bidi="ar-SA"/>
              </w:rPr>
            </w:pPr>
            <w:r>
              <w:rPr>
                <w:color w:val="000000"/>
                <w:lang w:val="en-US" w:bidi="ar-SA"/>
              </w:rPr>
              <w:t>20181.1</w:t>
            </w:r>
          </w:p>
        </w:tc>
      </w:tr>
      <w:tr w:rsidR="00FB62C2" w:rsidRPr="00FE2124" w14:paraId="7A58BB78" w14:textId="77777777" w:rsidTr="00FB62C2">
        <w:trPr>
          <w:trHeight w:val="286"/>
        </w:trPr>
        <w:tc>
          <w:tcPr>
            <w:tcW w:w="2545" w:type="dxa"/>
            <w:shd w:val="clear" w:color="auto" w:fill="auto"/>
            <w:noWrap/>
            <w:vAlign w:val="bottom"/>
            <w:hideMark/>
          </w:tcPr>
          <w:p w14:paraId="1B415402" w14:textId="77777777" w:rsidR="00FB62C2" w:rsidRPr="00FE2124" w:rsidRDefault="00FB62C2" w:rsidP="001A7B4A">
            <w:pPr>
              <w:spacing w:after="0" w:line="240" w:lineRule="auto"/>
              <w:rPr>
                <w:color w:val="000000"/>
                <w:lang w:val="en-US" w:bidi="ar-SA"/>
              </w:rPr>
            </w:pPr>
            <w:r w:rsidRPr="00FE2124">
              <w:rPr>
                <w:color w:val="000000"/>
                <w:lang w:val="en-US" w:bidi="ar-SA"/>
              </w:rPr>
              <w:t>Colon Cancer</w:t>
            </w:r>
          </w:p>
        </w:tc>
        <w:tc>
          <w:tcPr>
            <w:tcW w:w="1198" w:type="dxa"/>
            <w:shd w:val="clear" w:color="auto" w:fill="auto"/>
            <w:noWrap/>
            <w:vAlign w:val="bottom"/>
            <w:hideMark/>
          </w:tcPr>
          <w:p w14:paraId="344084E1" w14:textId="77777777" w:rsidR="00FB62C2" w:rsidRPr="00FE2124" w:rsidRDefault="00FB62C2" w:rsidP="00416DB7">
            <w:pPr>
              <w:spacing w:after="0" w:line="240" w:lineRule="auto"/>
              <w:jc w:val="center"/>
              <w:rPr>
                <w:color w:val="000000"/>
                <w:lang w:val="en-US" w:bidi="ar-SA"/>
              </w:rPr>
            </w:pPr>
            <w:r w:rsidRPr="00FE2124">
              <w:rPr>
                <w:color w:val="000000"/>
                <w:lang w:val="en-US" w:bidi="ar-SA"/>
              </w:rPr>
              <w:t>49</w:t>
            </w:r>
          </w:p>
        </w:tc>
        <w:tc>
          <w:tcPr>
            <w:tcW w:w="1247" w:type="dxa"/>
            <w:shd w:val="clear" w:color="auto" w:fill="auto"/>
            <w:noWrap/>
            <w:vAlign w:val="bottom"/>
            <w:hideMark/>
          </w:tcPr>
          <w:p w14:paraId="2A366F66" w14:textId="77777777" w:rsidR="00FB62C2" w:rsidRPr="00FE2124" w:rsidRDefault="00FB62C2" w:rsidP="00416DB7">
            <w:pPr>
              <w:spacing w:after="0" w:line="240" w:lineRule="auto"/>
              <w:jc w:val="center"/>
              <w:rPr>
                <w:color w:val="000000"/>
                <w:lang w:val="en-US" w:bidi="ar-SA"/>
              </w:rPr>
            </w:pPr>
            <w:r w:rsidRPr="00FE2124">
              <w:rPr>
                <w:color w:val="000000"/>
                <w:lang w:val="en-US" w:bidi="ar-SA"/>
              </w:rPr>
              <w:t>4.9</w:t>
            </w:r>
          </w:p>
        </w:tc>
        <w:tc>
          <w:tcPr>
            <w:tcW w:w="2225" w:type="dxa"/>
            <w:shd w:val="clear" w:color="auto" w:fill="auto"/>
            <w:noWrap/>
            <w:vAlign w:val="bottom"/>
            <w:hideMark/>
          </w:tcPr>
          <w:p w14:paraId="055C76B9" w14:textId="77777777" w:rsidR="00FB62C2" w:rsidRPr="00FE2124" w:rsidRDefault="00FB62C2" w:rsidP="00416DB7">
            <w:pPr>
              <w:spacing w:after="0" w:line="240" w:lineRule="auto"/>
              <w:jc w:val="center"/>
              <w:rPr>
                <w:color w:val="000000"/>
                <w:lang w:val="en-US" w:bidi="ar-SA"/>
              </w:rPr>
            </w:pPr>
            <w:r>
              <w:rPr>
                <w:color w:val="000000"/>
                <w:lang w:val="en-US" w:bidi="ar-SA"/>
              </w:rPr>
              <w:t>8241.2</w:t>
            </w:r>
          </w:p>
        </w:tc>
      </w:tr>
      <w:tr w:rsidR="00FB62C2" w:rsidRPr="00FE2124" w14:paraId="1AE5D897" w14:textId="77777777" w:rsidTr="00FB62C2">
        <w:trPr>
          <w:trHeight w:val="286"/>
        </w:trPr>
        <w:tc>
          <w:tcPr>
            <w:tcW w:w="2545" w:type="dxa"/>
            <w:shd w:val="clear" w:color="auto" w:fill="auto"/>
            <w:noWrap/>
            <w:vAlign w:val="bottom"/>
            <w:hideMark/>
          </w:tcPr>
          <w:p w14:paraId="391CE34E" w14:textId="77777777" w:rsidR="00FB62C2" w:rsidRPr="00FE2124" w:rsidRDefault="00FB62C2" w:rsidP="001A7B4A">
            <w:pPr>
              <w:spacing w:after="0" w:line="240" w:lineRule="auto"/>
              <w:rPr>
                <w:color w:val="000000"/>
                <w:lang w:val="en-US" w:bidi="ar-SA"/>
              </w:rPr>
            </w:pPr>
            <w:r w:rsidRPr="00FE2124">
              <w:rPr>
                <w:color w:val="000000"/>
                <w:lang w:val="en-US" w:bidi="ar-SA"/>
              </w:rPr>
              <w:t>Coma</w:t>
            </w:r>
          </w:p>
        </w:tc>
        <w:tc>
          <w:tcPr>
            <w:tcW w:w="1198" w:type="dxa"/>
            <w:shd w:val="clear" w:color="auto" w:fill="auto"/>
            <w:noWrap/>
            <w:vAlign w:val="bottom"/>
            <w:hideMark/>
          </w:tcPr>
          <w:p w14:paraId="2448F2CA" w14:textId="77777777" w:rsidR="00FB62C2" w:rsidRPr="00FE2124" w:rsidRDefault="00FB62C2" w:rsidP="00416DB7">
            <w:pPr>
              <w:spacing w:after="0" w:line="240" w:lineRule="auto"/>
              <w:jc w:val="center"/>
              <w:rPr>
                <w:color w:val="000000"/>
                <w:lang w:val="en-US" w:bidi="ar-SA"/>
              </w:rPr>
            </w:pPr>
            <w:r w:rsidRPr="00FE2124">
              <w:rPr>
                <w:color w:val="000000"/>
                <w:lang w:val="en-US" w:bidi="ar-SA"/>
              </w:rPr>
              <w:t>60</w:t>
            </w:r>
          </w:p>
        </w:tc>
        <w:tc>
          <w:tcPr>
            <w:tcW w:w="1247" w:type="dxa"/>
            <w:shd w:val="clear" w:color="auto" w:fill="auto"/>
            <w:noWrap/>
            <w:vAlign w:val="bottom"/>
            <w:hideMark/>
          </w:tcPr>
          <w:p w14:paraId="1D9705DA" w14:textId="77777777" w:rsidR="00FB62C2" w:rsidRPr="00FE2124" w:rsidRDefault="00FB62C2" w:rsidP="00416DB7">
            <w:pPr>
              <w:spacing w:after="0" w:line="240" w:lineRule="auto"/>
              <w:jc w:val="center"/>
              <w:rPr>
                <w:color w:val="000000"/>
                <w:lang w:val="en-US" w:bidi="ar-SA"/>
              </w:rPr>
            </w:pPr>
            <w:r w:rsidRPr="00FE2124">
              <w:rPr>
                <w:color w:val="000000"/>
                <w:lang w:val="en-US" w:bidi="ar-SA"/>
              </w:rPr>
              <w:t>6.01</w:t>
            </w:r>
          </w:p>
        </w:tc>
        <w:tc>
          <w:tcPr>
            <w:tcW w:w="2225" w:type="dxa"/>
            <w:shd w:val="clear" w:color="auto" w:fill="auto"/>
            <w:noWrap/>
            <w:vAlign w:val="bottom"/>
            <w:hideMark/>
          </w:tcPr>
          <w:p w14:paraId="45C84733" w14:textId="77777777" w:rsidR="00FB62C2" w:rsidRPr="00FE2124" w:rsidRDefault="00FB62C2" w:rsidP="00416DB7">
            <w:pPr>
              <w:spacing w:after="0" w:line="240" w:lineRule="auto"/>
              <w:jc w:val="center"/>
              <w:rPr>
                <w:color w:val="000000"/>
                <w:lang w:val="en-US" w:bidi="ar-SA"/>
              </w:rPr>
            </w:pPr>
            <w:r>
              <w:rPr>
                <w:color w:val="000000"/>
                <w:lang w:val="en-US" w:bidi="ar-SA"/>
              </w:rPr>
              <w:t>23015.8</w:t>
            </w:r>
          </w:p>
        </w:tc>
      </w:tr>
      <w:tr w:rsidR="00FB62C2" w:rsidRPr="00FE2124" w14:paraId="05340C65" w14:textId="77777777" w:rsidTr="00FB62C2">
        <w:trPr>
          <w:trHeight w:val="286"/>
        </w:trPr>
        <w:tc>
          <w:tcPr>
            <w:tcW w:w="2545" w:type="dxa"/>
            <w:shd w:val="clear" w:color="auto" w:fill="auto"/>
            <w:noWrap/>
            <w:vAlign w:val="bottom"/>
            <w:hideMark/>
          </w:tcPr>
          <w:p w14:paraId="7EB2E9A0" w14:textId="77777777" w:rsidR="00FB62C2" w:rsidRPr="00FE2124" w:rsidRDefault="00FB62C2" w:rsidP="001A7B4A">
            <w:pPr>
              <w:spacing w:after="0" w:line="240" w:lineRule="auto"/>
              <w:rPr>
                <w:color w:val="000000"/>
                <w:lang w:val="en-US" w:bidi="ar-SA"/>
              </w:rPr>
            </w:pPr>
            <w:r w:rsidRPr="00FE2124">
              <w:rPr>
                <w:color w:val="000000"/>
                <w:lang w:val="en-US" w:bidi="ar-SA"/>
              </w:rPr>
              <w:t>Lung Cancer</w:t>
            </w:r>
          </w:p>
        </w:tc>
        <w:tc>
          <w:tcPr>
            <w:tcW w:w="1198" w:type="dxa"/>
            <w:shd w:val="clear" w:color="auto" w:fill="auto"/>
            <w:noWrap/>
            <w:vAlign w:val="bottom"/>
            <w:hideMark/>
          </w:tcPr>
          <w:p w14:paraId="30B997FC" w14:textId="77777777" w:rsidR="00FB62C2" w:rsidRPr="00FE2124" w:rsidRDefault="00FB62C2" w:rsidP="00416DB7">
            <w:pPr>
              <w:spacing w:after="0" w:line="240" w:lineRule="auto"/>
              <w:jc w:val="center"/>
              <w:rPr>
                <w:color w:val="000000"/>
                <w:lang w:val="en-US" w:bidi="ar-SA"/>
              </w:rPr>
            </w:pPr>
            <w:r w:rsidRPr="00FE2124">
              <w:rPr>
                <w:color w:val="000000"/>
                <w:lang w:val="en-US" w:bidi="ar-SA"/>
              </w:rPr>
              <w:t>100</w:t>
            </w:r>
          </w:p>
        </w:tc>
        <w:tc>
          <w:tcPr>
            <w:tcW w:w="1247" w:type="dxa"/>
            <w:shd w:val="clear" w:color="auto" w:fill="auto"/>
            <w:noWrap/>
            <w:vAlign w:val="bottom"/>
            <w:hideMark/>
          </w:tcPr>
          <w:p w14:paraId="5B0877EF" w14:textId="77777777" w:rsidR="00FB62C2" w:rsidRPr="00FE2124" w:rsidRDefault="00FB62C2" w:rsidP="00416DB7">
            <w:pPr>
              <w:spacing w:after="0" w:line="240" w:lineRule="auto"/>
              <w:jc w:val="center"/>
              <w:rPr>
                <w:color w:val="000000"/>
                <w:lang w:val="en-US" w:bidi="ar-SA"/>
              </w:rPr>
            </w:pPr>
            <w:r w:rsidRPr="00FE2124">
              <w:rPr>
                <w:color w:val="000000"/>
                <w:lang w:val="en-US" w:bidi="ar-SA"/>
              </w:rPr>
              <w:t>10.01</w:t>
            </w:r>
          </w:p>
        </w:tc>
        <w:tc>
          <w:tcPr>
            <w:tcW w:w="2225" w:type="dxa"/>
            <w:shd w:val="clear" w:color="auto" w:fill="auto"/>
            <w:noWrap/>
            <w:vAlign w:val="bottom"/>
            <w:hideMark/>
          </w:tcPr>
          <w:p w14:paraId="6EEE0069" w14:textId="77777777" w:rsidR="00FB62C2" w:rsidRPr="00FE2124" w:rsidRDefault="00FB62C2" w:rsidP="00416DB7">
            <w:pPr>
              <w:spacing w:after="0" w:line="240" w:lineRule="auto"/>
              <w:jc w:val="center"/>
              <w:rPr>
                <w:color w:val="000000"/>
                <w:lang w:val="en-US" w:bidi="ar-SA"/>
              </w:rPr>
            </w:pPr>
            <w:r>
              <w:rPr>
                <w:color w:val="000000"/>
                <w:lang w:val="en-US" w:bidi="ar-SA"/>
              </w:rPr>
              <w:t>8508.5</w:t>
            </w:r>
          </w:p>
        </w:tc>
      </w:tr>
      <w:tr w:rsidR="00FB62C2" w:rsidRPr="00FE2124" w14:paraId="4E2AF152" w14:textId="77777777" w:rsidTr="00FB62C2">
        <w:trPr>
          <w:trHeight w:val="286"/>
        </w:trPr>
        <w:tc>
          <w:tcPr>
            <w:tcW w:w="2545" w:type="dxa"/>
            <w:shd w:val="clear" w:color="auto" w:fill="auto"/>
            <w:noWrap/>
            <w:vAlign w:val="bottom"/>
            <w:hideMark/>
          </w:tcPr>
          <w:p w14:paraId="38CC402E" w14:textId="77777777" w:rsidR="00FB62C2" w:rsidRPr="00FE2124" w:rsidRDefault="00FB62C2" w:rsidP="001A7B4A">
            <w:pPr>
              <w:spacing w:after="0" w:line="240" w:lineRule="auto"/>
              <w:rPr>
                <w:color w:val="000000"/>
                <w:lang w:val="en-US" w:bidi="ar-SA"/>
              </w:rPr>
            </w:pPr>
            <w:r w:rsidRPr="00FE2124">
              <w:rPr>
                <w:color w:val="000000"/>
                <w:lang w:val="en-US" w:bidi="ar-SA"/>
              </w:rPr>
              <w:t>MOSF w/</w:t>
            </w:r>
            <w:proofErr w:type="spellStart"/>
            <w:r w:rsidRPr="00FE2124">
              <w:rPr>
                <w:color w:val="000000"/>
                <w:lang w:val="en-US" w:bidi="ar-SA"/>
              </w:rPr>
              <w:t>Malig</w:t>
            </w:r>
            <w:proofErr w:type="spellEnd"/>
          </w:p>
        </w:tc>
        <w:tc>
          <w:tcPr>
            <w:tcW w:w="1198" w:type="dxa"/>
            <w:shd w:val="clear" w:color="auto" w:fill="auto"/>
            <w:noWrap/>
            <w:vAlign w:val="bottom"/>
            <w:hideMark/>
          </w:tcPr>
          <w:p w14:paraId="0EC6F51D" w14:textId="77777777" w:rsidR="00FB62C2" w:rsidRPr="00FE2124" w:rsidRDefault="00FB62C2" w:rsidP="00416DB7">
            <w:pPr>
              <w:spacing w:after="0" w:line="240" w:lineRule="auto"/>
              <w:jc w:val="center"/>
              <w:rPr>
                <w:color w:val="000000"/>
                <w:lang w:val="en-US" w:bidi="ar-SA"/>
              </w:rPr>
            </w:pPr>
            <w:r w:rsidRPr="00FE2124">
              <w:rPr>
                <w:color w:val="000000"/>
                <w:lang w:val="en-US" w:bidi="ar-SA"/>
              </w:rPr>
              <w:t>86</w:t>
            </w:r>
          </w:p>
        </w:tc>
        <w:tc>
          <w:tcPr>
            <w:tcW w:w="1247" w:type="dxa"/>
            <w:shd w:val="clear" w:color="auto" w:fill="auto"/>
            <w:noWrap/>
            <w:vAlign w:val="bottom"/>
            <w:hideMark/>
          </w:tcPr>
          <w:p w14:paraId="01B60932" w14:textId="77777777" w:rsidR="00FB62C2" w:rsidRPr="00FE2124" w:rsidRDefault="00FB62C2" w:rsidP="00416DB7">
            <w:pPr>
              <w:spacing w:after="0" w:line="240" w:lineRule="auto"/>
              <w:jc w:val="center"/>
              <w:rPr>
                <w:color w:val="000000"/>
                <w:lang w:val="en-US" w:bidi="ar-SA"/>
              </w:rPr>
            </w:pPr>
            <w:r w:rsidRPr="00FE2124">
              <w:rPr>
                <w:color w:val="000000"/>
                <w:lang w:val="en-US" w:bidi="ar-SA"/>
              </w:rPr>
              <w:t>8.61</w:t>
            </w:r>
          </w:p>
        </w:tc>
        <w:tc>
          <w:tcPr>
            <w:tcW w:w="2225" w:type="dxa"/>
            <w:shd w:val="clear" w:color="auto" w:fill="auto"/>
            <w:noWrap/>
            <w:vAlign w:val="bottom"/>
            <w:hideMark/>
          </w:tcPr>
          <w:p w14:paraId="3F8B645C" w14:textId="77777777" w:rsidR="00FB62C2" w:rsidRPr="00FE2124" w:rsidRDefault="00FB62C2" w:rsidP="00416DB7">
            <w:pPr>
              <w:spacing w:after="0" w:line="240" w:lineRule="auto"/>
              <w:jc w:val="center"/>
              <w:rPr>
                <w:color w:val="000000"/>
                <w:lang w:val="en-US" w:bidi="ar-SA"/>
              </w:rPr>
            </w:pPr>
            <w:r>
              <w:rPr>
                <w:color w:val="000000"/>
                <w:lang w:val="en-US" w:bidi="ar-SA"/>
              </w:rPr>
              <w:t>42363.1</w:t>
            </w:r>
          </w:p>
        </w:tc>
      </w:tr>
      <w:tr w:rsidR="00FB62C2" w:rsidRPr="00FE2124" w14:paraId="0D362A51" w14:textId="77777777" w:rsidTr="00FB62C2">
        <w:trPr>
          <w:trHeight w:val="286"/>
        </w:trPr>
        <w:tc>
          <w:tcPr>
            <w:tcW w:w="2545" w:type="dxa"/>
            <w:shd w:val="clear" w:color="auto" w:fill="FDE9D9" w:themeFill="accent6" w:themeFillTint="33"/>
            <w:noWrap/>
            <w:vAlign w:val="bottom"/>
            <w:hideMark/>
          </w:tcPr>
          <w:p w14:paraId="6078B3A0" w14:textId="77777777" w:rsidR="00FB62C2" w:rsidRPr="00FE2124" w:rsidRDefault="00FB62C2" w:rsidP="001A7B4A">
            <w:pPr>
              <w:spacing w:after="0" w:line="240" w:lineRule="auto"/>
              <w:rPr>
                <w:color w:val="000000"/>
                <w:lang w:val="en-US" w:bidi="ar-SA"/>
              </w:rPr>
            </w:pPr>
            <w:r w:rsidRPr="00FE2124">
              <w:rPr>
                <w:color w:val="000000"/>
                <w:lang w:val="en-US" w:bidi="ar-SA"/>
              </w:rPr>
              <w:t>Race</w:t>
            </w:r>
          </w:p>
        </w:tc>
        <w:tc>
          <w:tcPr>
            <w:tcW w:w="1198" w:type="dxa"/>
            <w:shd w:val="clear" w:color="auto" w:fill="FDE9D9" w:themeFill="accent6" w:themeFillTint="33"/>
            <w:noWrap/>
            <w:vAlign w:val="bottom"/>
            <w:hideMark/>
          </w:tcPr>
          <w:p w14:paraId="118FDCFE" w14:textId="77777777" w:rsidR="00FB62C2" w:rsidRPr="00FE2124" w:rsidRDefault="00FB62C2" w:rsidP="00416DB7">
            <w:pPr>
              <w:spacing w:after="0" w:line="240" w:lineRule="auto"/>
              <w:jc w:val="center"/>
              <w:rPr>
                <w:color w:val="000000"/>
                <w:lang w:val="en-US" w:bidi="ar-SA"/>
              </w:rPr>
            </w:pPr>
          </w:p>
        </w:tc>
        <w:tc>
          <w:tcPr>
            <w:tcW w:w="1247" w:type="dxa"/>
            <w:shd w:val="clear" w:color="auto" w:fill="FDE9D9" w:themeFill="accent6" w:themeFillTint="33"/>
            <w:noWrap/>
            <w:vAlign w:val="bottom"/>
            <w:hideMark/>
          </w:tcPr>
          <w:p w14:paraId="571DA3E9" w14:textId="77777777" w:rsidR="00FB62C2" w:rsidRPr="00FE2124" w:rsidRDefault="00FB62C2" w:rsidP="00416DB7">
            <w:pPr>
              <w:spacing w:after="0" w:line="240" w:lineRule="auto"/>
              <w:jc w:val="center"/>
              <w:rPr>
                <w:color w:val="000000"/>
                <w:lang w:val="en-US" w:bidi="ar-SA"/>
              </w:rPr>
            </w:pPr>
          </w:p>
        </w:tc>
        <w:tc>
          <w:tcPr>
            <w:tcW w:w="2225" w:type="dxa"/>
            <w:shd w:val="clear" w:color="auto" w:fill="FDE9D9" w:themeFill="accent6" w:themeFillTint="33"/>
            <w:noWrap/>
            <w:vAlign w:val="bottom"/>
            <w:hideMark/>
          </w:tcPr>
          <w:p w14:paraId="2725FEDB" w14:textId="77777777" w:rsidR="00FB62C2" w:rsidRPr="00FE2124" w:rsidRDefault="00FB62C2" w:rsidP="00416DB7">
            <w:pPr>
              <w:spacing w:after="0" w:line="240" w:lineRule="auto"/>
              <w:jc w:val="center"/>
              <w:rPr>
                <w:color w:val="000000"/>
                <w:lang w:val="en-US" w:bidi="ar-SA"/>
              </w:rPr>
            </w:pPr>
          </w:p>
        </w:tc>
      </w:tr>
      <w:tr w:rsidR="00FB62C2" w:rsidRPr="00FE2124" w14:paraId="6AF42424" w14:textId="77777777" w:rsidTr="00FB62C2">
        <w:trPr>
          <w:trHeight w:val="286"/>
        </w:trPr>
        <w:tc>
          <w:tcPr>
            <w:tcW w:w="2545" w:type="dxa"/>
            <w:shd w:val="clear" w:color="auto" w:fill="auto"/>
            <w:noWrap/>
            <w:vAlign w:val="bottom"/>
            <w:hideMark/>
          </w:tcPr>
          <w:p w14:paraId="72021E4B" w14:textId="77777777" w:rsidR="00FB62C2" w:rsidRPr="00FE2124" w:rsidRDefault="00FB62C2" w:rsidP="001A7B4A">
            <w:pPr>
              <w:spacing w:after="0" w:line="240" w:lineRule="auto"/>
              <w:rPr>
                <w:color w:val="000000"/>
                <w:lang w:val="en-US" w:bidi="ar-SA"/>
              </w:rPr>
            </w:pPr>
            <w:proofErr w:type="spellStart"/>
            <w:r w:rsidRPr="00FE2124">
              <w:rPr>
                <w:color w:val="000000"/>
                <w:lang w:val="en-US" w:bidi="ar-SA"/>
              </w:rPr>
              <w:lastRenderedPageBreak/>
              <w:t>asian</w:t>
            </w:r>
            <w:proofErr w:type="spellEnd"/>
          </w:p>
        </w:tc>
        <w:tc>
          <w:tcPr>
            <w:tcW w:w="1198" w:type="dxa"/>
            <w:shd w:val="clear" w:color="auto" w:fill="auto"/>
            <w:noWrap/>
            <w:vAlign w:val="bottom"/>
            <w:hideMark/>
          </w:tcPr>
          <w:p w14:paraId="56511E47" w14:textId="77777777" w:rsidR="00FB62C2" w:rsidRPr="00FE2124" w:rsidRDefault="00FB62C2" w:rsidP="00416DB7">
            <w:pPr>
              <w:spacing w:after="0" w:line="240" w:lineRule="auto"/>
              <w:jc w:val="center"/>
              <w:rPr>
                <w:color w:val="000000"/>
                <w:lang w:val="en-US" w:bidi="ar-SA"/>
              </w:rPr>
            </w:pPr>
            <w:r w:rsidRPr="00FE2124">
              <w:rPr>
                <w:color w:val="000000"/>
                <w:lang w:val="en-US" w:bidi="ar-SA"/>
              </w:rPr>
              <w:t>9</w:t>
            </w:r>
          </w:p>
        </w:tc>
        <w:tc>
          <w:tcPr>
            <w:tcW w:w="1247" w:type="dxa"/>
            <w:shd w:val="clear" w:color="auto" w:fill="auto"/>
            <w:noWrap/>
            <w:vAlign w:val="bottom"/>
            <w:hideMark/>
          </w:tcPr>
          <w:p w14:paraId="01036D87" w14:textId="77777777" w:rsidR="00FB62C2" w:rsidRPr="00FE2124" w:rsidRDefault="00FB62C2" w:rsidP="00416DB7">
            <w:pPr>
              <w:spacing w:after="0" w:line="240" w:lineRule="auto"/>
              <w:jc w:val="center"/>
              <w:rPr>
                <w:color w:val="000000"/>
                <w:lang w:val="en-US" w:bidi="ar-SA"/>
              </w:rPr>
            </w:pPr>
            <w:r w:rsidRPr="00FE2124">
              <w:rPr>
                <w:color w:val="000000"/>
                <w:lang w:val="en-US" w:bidi="ar-SA"/>
              </w:rPr>
              <w:t>0.91</w:t>
            </w:r>
          </w:p>
        </w:tc>
        <w:tc>
          <w:tcPr>
            <w:tcW w:w="2225" w:type="dxa"/>
            <w:shd w:val="clear" w:color="auto" w:fill="auto"/>
            <w:noWrap/>
            <w:vAlign w:val="bottom"/>
            <w:hideMark/>
          </w:tcPr>
          <w:p w14:paraId="7B8D7E73" w14:textId="77777777" w:rsidR="00FB62C2" w:rsidRPr="00FE2124" w:rsidRDefault="00FB62C2" w:rsidP="00416DB7">
            <w:pPr>
              <w:spacing w:after="0" w:line="240" w:lineRule="auto"/>
              <w:jc w:val="center"/>
              <w:rPr>
                <w:color w:val="000000"/>
                <w:lang w:val="en-US" w:bidi="ar-SA"/>
              </w:rPr>
            </w:pPr>
            <w:r>
              <w:rPr>
                <w:color w:val="000000"/>
                <w:lang w:val="en-US" w:bidi="ar-SA"/>
              </w:rPr>
              <w:t>27684.6</w:t>
            </w:r>
          </w:p>
        </w:tc>
      </w:tr>
      <w:tr w:rsidR="00FB62C2" w:rsidRPr="00FE2124" w14:paraId="15510BC0" w14:textId="77777777" w:rsidTr="00FB62C2">
        <w:trPr>
          <w:trHeight w:val="286"/>
        </w:trPr>
        <w:tc>
          <w:tcPr>
            <w:tcW w:w="2545" w:type="dxa"/>
            <w:shd w:val="clear" w:color="auto" w:fill="auto"/>
            <w:noWrap/>
            <w:vAlign w:val="bottom"/>
            <w:hideMark/>
          </w:tcPr>
          <w:p w14:paraId="331B6CB2" w14:textId="77777777" w:rsidR="00FB62C2" w:rsidRPr="00FE2124" w:rsidRDefault="00FB62C2" w:rsidP="001A7B4A">
            <w:pPr>
              <w:spacing w:after="0" w:line="240" w:lineRule="auto"/>
              <w:rPr>
                <w:color w:val="000000"/>
                <w:lang w:val="en-US" w:bidi="ar-SA"/>
              </w:rPr>
            </w:pPr>
            <w:r w:rsidRPr="00FE2124">
              <w:rPr>
                <w:color w:val="000000"/>
                <w:lang w:val="en-US" w:bidi="ar-SA"/>
              </w:rPr>
              <w:t>black</w:t>
            </w:r>
          </w:p>
        </w:tc>
        <w:tc>
          <w:tcPr>
            <w:tcW w:w="1198" w:type="dxa"/>
            <w:shd w:val="clear" w:color="auto" w:fill="auto"/>
            <w:noWrap/>
            <w:vAlign w:val="bottom"/>
            <w:hideMark/>
          </w:tcPr>
          <w:p w14:paraId="3E25A6A1" w14:textId="77777777" w:rsidR="00FB62C2" w:rsidRPr="00FE2124" w:rsidRDefault="00FB62C2" w:rsidP="00416DB7">
            <w:pPr>
              <w:spacing w:after="0" w:line="240" w:lineRule="auto"/>
              <w:jc w:val="center"/>
              <w:rPr>
                <w:color w:val="000000"/>
                <w:lang w:val="en-US" w:bidi="ar-SA"/>
              </w:rPr>
            </w:pPr>
            <w:r w:rsidRPr="00FE2124">
              <w:rPr>
                <w:color w:val="000000"/>
                <w:lang w:val="en-US" w:bidi="ar-SA"/>
              </w:rPr>
              <w:t>156</w:t>
            </w:r>
          </w:p>
        </w:tc>
        <w:tc>
          <w:tcPr>
            <w:tcW w:w="1247" w:type="dxa"/>
            <w:shd w:val="clear" w:color="auto" w:fill="auto"/>
            <w:noWrap/>
            <w:vAlign w:val="bottom"/>
            <w:hideMark/>
          </w:tcPr>
          <w:p w14:paraId="457650A5" w14:textId="77777777" w:rsidR="00FB62C2" w:rsidRPr="00FE2124" w:rsidRDefault="00FB62C2" w:rsidP="00416DB7">
            <w:pPr>
              <w:spacing w:after="0" w:line="240" w:lineRule="auto"/>
              <w:jc w:val="center"/>
              <w:rPr>
                <w:color w:val="000000"/>
                <w:lang w:val="en-US" w:bidi="ar-SA"/>
              </w:rPr>
            </w:pPr>
            <w:r w:rsidRPr="00FE2124">
              <w:rPr>
                <w:color w:val="000000"/>
                <w:lang w:val="en-US" w:bidi="ar-SA"/>
              </w:rPr>
              <w:t>15.69</w:t>
            </w:r>
          </w:p>
        </w:tc>
        <w:tc>
          <w:tcPr>
            <w:tcW w:w="2225" w:type="dxa"/>
            <w:shd w:val="clear" w:color="auto" w:fill="auto"/>
            <w:noWrap/>
            <w:vAlign w:val="bottom"/>
            <w:hideMark/>
          </w:tcPr>
          <w:p w14:paraId="6700A1D5" w14:textId="77777777" w:rsidR="00FB62C2" w:rsidRPr="00FE2124" w:rsidRDefault="00FB62C2" w:rsidP="00416DB7">
            <w:pPr>
              <w:spacing w:after="0" w:line="240" w:lineRule="auto"/>
              <w:jc w:val="center"/>
              <w:rPr>
                <w:color w:val="000000"/>
                <w:lang w:val="en-US" w:bidi="ar-SA"/>
              </w:rPr>
            </w:pPr>
            <w:r>
              <w:rPr>
                <w:color w:val="000000"/>
                <w:lang w:val="en-US" w:bidi="ar-SA"/>
              </w:rPr>
              <w:t>24595.2</w:t>
            </w:r>
          </w:p>
        </w:tc>
      </w:tr>
      <w:tr w:rsidR="00FB62C2" w:rsidRPr="00FE2124" w14:paraId="6EBE0E55" w14:textId="77777777" w:rsidTr="00FB62C2">
        <w:trPr>
          <w:trHeight w:val="286"/>
        </w:trPr>
        <w:tc>
          <w:tcPr>
            <w:tcW w:w="2545" w:type="dxa"/>
            <w:shd w:val="clear" w:color="auto" w:fill="auto"/>
            <w:noWrap/>
            <w:vAlign w:val="bottom"/>
            <w:hideMark/>
          </w:tcPr>
          <w:p w14:paraId="613C893C" w14:textId="77777777" w:rsidR="00FB62C2" w:rsidRPr="00FE2124" w:rsidRDefault="00FB62C2" w:rsidP="001A7B4A">
            <w:pPr>
              <w:spacing w:after="0" w:line="240" w:lineRule="auto"/>
              <w:rPr>
                <w:color w:val="000000"/>
                <w:lang w:val="en-US" w:bidi="ar-SA"/>
              </w:rPr>
            </w:pPr>
            <w:proofErr w:type="spellStart"/>
            <w:r w:rsidRPr="00FE2124">
              <w:rPr>
                <w:color w:val="000000"/>
                <w:lang w:val="en-US" w:bidi="ar-SA"/>
              </w:rPr>
              <w:t>hispanic</w:t>
            </w:r>
            <w:proofErr w:type="spellEnd"/>
          </w:p>
        </w:tc>
        <w:tc>
          <w:tcPr>
            <w:tcW w:w="1198" w:type="dxa"/>
            <w:shd w:val="clear" w:color="auto" w:fill="auto"/>
            <w:noWrap/>
            <w:vAlign w:val="bottom"/>
            <w:hideMark/>
          </w:tcPr>
          <w:p w14:paraId="6A699D62" w14:textId="77777777" w:rsidR="00FB62C2" w:rsidRPr="00FE2124" w:rsidRDefault="00FB62C2" w:rsidP="00416DB7">
            <w:pPr>
              <w:spacing w:after="0" w:line="240" w:lineRule="auto"/>
              <w:jc w:val="center"/>
              <w:rPr>
                <w:color w:val="000000"/>
                <w:lang w:val="en-US" w:bidi="ar-SA"/>
              </w:rPr>
            </w:pPr>
            <w:r w:rsidRPr="00FE2124">
              <w:rPr>
                <w:color w:val="000000"/>
                <w:lang w:val="en-US" w:bidi="ar-SA"/>
              </w:rPr>
              <w:t>36</w:t>
            </w:r>
          </w:p>
        </w:tc>
        <w:tc>
          <w:tcPr>
            <w:tcW w:w="1247" w:type="dxa"/>
            <w:shd w:val="clear" w:color="auto" w:fill="auto"/>
            <w:noWrap/>
            <w:vAlign w:val="bottom"/>
            <w:hideMark/>
          </w:tcPr>
          <w:p w14:paraId="70C7A997" w14:textId="77777777" w:rsidR="00FB62C2" w:rsidRPr="00FE2124" w:rsidRDefault="00FB62C2" w:rsidP="00416DB7">
            <w:pPr>
              <w:spacing w:after="0" w:line="240" w:lineRule="auto"/>
              <w:jc w:val="center"/>
              <w:rPr>
                <w:color w:val="000000"/>
                <w:lang w:val="en-US" w:bidi="ar-SA"/>
              </w:rPr>
            </w:pPr>
            <w:r w:rsidRPr="00FE2124">
              <w:rPr>
                <w:color w:val="000000"/>
                <w:lang w:val="en-US" w:bidi="ar-SA"/>
              </w:rPr>
              <w:t>3.62</w:t>
            </w:r>
          </w:p>
        </w:tc>
        <w:tc>
          <w:tcPr>
            <w:tcW w:w="2225" w:type="dxa"/>
            <w:shd w:val="clear" w:color="auto" w:fill="auto"/>
            <w:noWrap/>
            <w:vAlign w:val="bottom"/>
            <w:hideMark/>
          </w:tcPr>
          <w:p w14:paraId="36C202C3" w14:textId="77777777" w:rsidR="00FB62C2" w:rsidRPr="00FE2124" w:rsidRDefault="00FB62C2" w:rsidP="00416DB7">
            <w:pPr>
              <w:spacing w:after="0" w:line="240" w:lineRule="auto"/>
              <w:jc w:val="center"/>
              <w:rPr>
                <w:color w:val="000000"/>
                <w:lang w:val="en-US" w:bidi="ar-SA"/>
              </w:rPr>
            </w:pPr>
            <w:r>
              <w:rPr>
                <w:color w:val="000000"/>
                <w:lang w:val="en-US" w:bidi="ar-SA"/>
              </w:rPr>
              <w:t>32822.8</w:t>
            </w:r>
          </w:p>
        </w:tc>
      </w:tr>
      <w:tr w:rsidR="00FB62C2" w:rsidRPr="00FE2124" w14:paraId="211D410C" w14:textId="77777777" w:rsidTr="00FB62C2">
        <w:trPr>
          <w:trHeight w:val="286"/>
        </w:trPr>
        <w:tc>
          <w:tcPr>
            <w:tcW w:w="2545" w:type="dxa"/>
            <w:shd w:val="clear" w:color="auto" w:fill="auto"/>
            <w:noWrap/>
            <w:vAlign w:val="bottom"/>
            <w:hideMark/>
          </w:tcPr>
          <w:p w14:paraId="0C38B2DE" w14:textId="77777777" w:rsidR="00FB62C2" w:rsidRPr="00FE2124" w:rsidRDefault="00FB62C2" w:rsidP="001A7B4A">
            <w:pPr>
              <w:spacing w:after="0" w:line="240" w:lineRule="auto"/>
              <w:rPr>
                <w:color w:val="000000"/>
                <w:lang w:val="en-US" w:bidi="ar-SA"/>
              </w:rPr>
            </w:pPr>
            <w:r w:rsidRPr="00FE2124">
              <w:rPr>
                <w:color w:val="000000"/>
                <w:lang w:val="en-US" w:bidi="ar-SA"/>
              </w:rPr>
              <w:t>other</w:t>
            </w:r>
          </w:p>
        </w:tc>
        <w:tc>
          <w:tcPr>
            <w:tcW w:w="1198" w:type="dxa"/>
            <w:shd w:val="clear" w:color="auto" w:fill="auto"/>
            <w:noWrap/>
            <w:vAlign w:val="bottom"/>
            <w:hideMark/>
          </w:tcPr>
          <w:p w14:paraId="763295FC" w14:textId="77777777" w:rsidR="00FB62C2" w:rsidRPr="00FE2124" w:rsidRDefault="00FB62C2" w:rsidP="00416DB7">
            <w:pPr>
              <w:spacing w:after="0" w:line="240" w:lineRule="auto"/>
              <w:jc w:val="center"/>
              <w:rPr>
                <w:color w:val="000000"/>
                <w:lang w:val="en-US" w:bidi="ar-SA"/>
              </w:rPr>
            </w:pPr>
            <w:r w:rsidRPr="00FE2124">
              <w:rPr>
                <w:color w:val="000000"/>
                <w:lang w:val="en-US" w:bidi="ar-SA"/>
              </w:rPr>
              <w:t>12</w:t>
            </w:r>
          </w:p>
        </w:tc>
        <w:tc>
          <w:tcPr>
            <w:tcW w:w="1247" w:type="dxa"/>
            <w:shd w:val="clear" w:color="auto" w:fill="auto"/>
            <w:noWrap/>
            <w:vAlign w:val="bottom"/>
            <w:hideMark/>
          </w:tcPr>
          <w:p w14:paraId="0DB0CC40" w14:textId="77777777" w:rsidR="00FB62C2" w:rsidRPr="00FE2124" w:rsidRDefault="00FB62C2" w:rsidP="00416DB7">
            <w:pPr>
              <w:spacing w:after="0" w:line="240" w:lineRule="auto"/>
              <w:jc w:val="center"/>
              <w:rPr>
                <w:color w:val="000000"/>
                <w:lang w:val="en-US" w:bidi="ar-SA"/>
              </w:rPr>
            </w:pPr>
            <w:r w:rsidRPr="00FE2124">
              <w:rPr>
                <w:color w:val="000000"/>
                <w:lang w:val="en-US" w:bidi="ar-SA"/>
              </w:rPr>
              <w:t>1.21</w:t>
            </w:r>
          </w:p>
        </w:tc>
        <w:tc>
          <w:tcPr>
            <w:tcW w:w="2225" w:type="dxa"/>
            <w:shd w:val="clear" w:color="auto" w:fill="auto"/>
            <w:noWrap/>
            <w:vAlign w:val="bottom"/>
            <w:hideMark/>
          </w:tcPr>
          <w:p w14:paraId="529875B6" w14:textId="77777777" w:rsidR="00FB62C2" w:rsidRPr="00FE2124" w:rsidRDefault="00FB62C2" w:rsidP="00416DB7">
            <w:pPr>
              <w:spacing w:after="0" w:line="240" w:lineRule="auto"/>
              <w:jc w:val="center"/>
              <w:rPr>
                <w:color w:val="000000"/>
                <w:lang w:val="en-US" w:bidi="ar-SA"/>
              </w:rPr>
            </w:pPr>
            <w:r>
              <w:rPr>
                <w:color w:val="000000"/>
                <w:lang w:val="en-US" w:bidi="ar-SA"/>
              </w:rPr>
              <w:t>34741.1</w:t>
            </w:r>
          </w:p>
        </w:tc>
      </w:tr>
      <w:tr w:rsidR="00FB62C2" w:rsidRPr="00FE2124" w14:paraId="3F1A272B" w14:textId="77777777" w:rsidTr="00FB62C2">
        <w:trPr>
          <w:trHeight w:val="286"/>
        </w:trPr>
        <w:tc>
          <w:tcPr>
            <w:tcW w:w="2545" w:type="dxa"/>
            <w:tcBorders>
              <w:bottom w:val="single" w:sz="4" w:space="0" w:color="auto"/>
            </w:tcBorders>
            <w:shd w:val="clear" w:color="auto" w:fill="auto"/>
            <w:noWrap/>
            <w:vAlign w:val="bottom"/>
            <w:hideMark/>
          </w:tcPr>
          <w:p w14:paraId="7A5535C8" w14:textId="77777777" w:rsidR="00FB62C2" w:rsidRPr="00FE2124" w:rsidRDefault="00FB62C2" w:rsidP="001A7B4A">
            <w:pPr>
              <w:spacing w:after="0" w:line="240" w:lineRule="auto"/>
              <w:rPr>
                <w:color w:val="000000"/>
                <w:lang w:val="en-US" w:bidi="ar-SA"/>
              </w:rPr>
            </w:pPr>
            <w:r w:rsidRPr="00FE2124">
              <w:rPr>
                <w:color w:val="000000"/>
                <w:lang w:val="en-US" w:bidi="ar-SA"/>
              </w:rPr>
              <w:t>white</w:t>
            </w:r>
          </w:p>
        </w:tc>
        <w:tc>
          <w:tcPr>
            <w:tcW w:w="1198" w:type="dxa"/>
            <w:tcBorders>
              <w:bottom w:val="single" w:sz="4" w:space="0" w:color="auto"/>
            </w:tcBorders>
            <w:shd w:val="clear" w:color="auto" w:fill="auto"/>
            <w:noWrap/>
            <w:vAlign w:val="bottom"/>
            <w:hideMark/>
          </w:tcPr>
          <w:p w14:paraId="31FD445A" w14:textId="77777777" w:rsidR="00FB62C2" w:rsidRPr="00FE2124" w:rsidRDefault="00FB62C2" w:rsidP="00416DB7">
            <w:pPr>
              <w:spacing w:after="0" w:line="240" w:lineRule="auto"/>
              <w:jc w:val="center"/>
              <w:rPr>
                <w:color w:val="000000"/>
                <w:lang w:val="en-US" w:bidi="ar-SA"/>
              </w:rPr>
            </w:pPr>
            <w:r w:rsidRPr="00FE2124">
              <w:rPr>
                <w:color w:val="000000"/>
                <w:lang w:val="en-US" w:bidi="ar-SA"/>
              </w:rPr>
              <w:t>781</w:t>
            </w:r>
          </w:p>
        </w:tc>
        <w:tc>
          <w:tcPr>
            <w:tcW w:w="1247" w:type="dxa"/>
            <w:tcBorders>
              <w:bottom w:val="single" w:sz="4" w:space="0" w:color="auto"/>
            </w:tcBorders>
            <w:shd w:val="clear" w:color="auto" w:fill="auto"/>
            <w:noWrap/>
            <w:vAlign w:val="bottom"/>
            <w:hideMark/>
          </w:tcPr>
          <w:p w14:paraId="5C33EC90" w14:textId="77777777" w:rsidR="00FB62C2" w:rsidRPr="00FE2124" w:rsidRDefault="00FB62C2" w:rsidP="00416DB7">
            <w:pPr>
              <w:spacing w:after="0" w:line="240" w:lineRule="auto"/>
              <w:jc w:val="center"/>
              <w:rPr>
                <w:color w:val="000000"/>
                <w:lang w:val="en-US" w:bidi="ar-SA"/>
              </w:rPr>
            </w:pPr>
            <w:r w:rsidRPr="00FE2124">
              <w:rPr>
                <w:color w:val="000000"/>
                <w:lang w:val="en-US" w:bidi="ar-SA"/>
              </w:rPr>
              <w:t>78.57</w:t>
            </w:r>
          </w:p>
        </w:tc>
        <w:tc>
          <w:tcPr>
            <w:tcW w:w="2225" w:type="dxa"/>
            <w:tcBorders>
              <w:bottom w:val="single" w:sz="4" w:space="0" w:color="auto"/>
            </w:tcBorders>
            <w:shd w:val="clear" w:color="auto" w:fill="auto"/>
            <w:noWrap/>
            <w:vAlign w:val="bottom"/>
            <w:hideMark/>
          </w:tcPr>
          <w:p w14:paraId="4F072F2C" w14:textId="77777777" w:rsidR="00FB62C2" w:rsidRPr="00FE2124" w:rsidRDefault="00FB62C2" w:rsidP="00416DB7">
            <w:pPr>
              <w:spacing w:after="0" w:line="240" w:lineRule="auto"/>
              <w:jc w:val="center"/>
              <w:rPr>
                <w:color w:val="000000"/>
                <w:lang w:val="en-US" w:bidi="ar-SA"/>
              </w:rPr>
            </w:pPr>
            <w:r>
              <w:rPr>
                <w:color w:val="000000"/>
                <w:lang w:val="en-US" w:bidi="ar-SA"/>
              </w:rPr>
              <w:t>31554.4</w:t>
            </w:r>
          </w:p>
        </w:tc>
      </w:tr>
    </w:tbl>
    <w:p w14:paraId="379C218A" w14:textId="32D4B2D5" w:rsidR="0098033C" w:rsidRDefault="00F17322">
      <w:pPr>
        <w:rPr>
          <w:b/>
        </w:rPr>
      </w:pPr>
      <w:r>
        <w:rPr>
          <w:b/>
        </w:rPr>
        <w:t xml:space="preserve">Figure: Spline of </w:t>
      </w:r>
      <w:proofErr w:type="spellStart"/>
      <w:r>
        <w:rPr>
          <w:b/>
        </w:rPr>
        <w:t>hrt</w:t>
      </w:r>
      <w:proofErr w:type="spellEnd"/>
    </w:p>
    <w:p w14:paraId="2836633D" w14:textId="27873B91" w:rsidR="0022313D" w:rsidRDefault="0022313D">
      <w:pPr>
        <w:rPr>
          <w:b/>
        </w:rPr>
      </w:pPr>
      <w:r>
        <w:rPr>
          <w:b/>
          <w:noProof/>
          <w:lang w:val="en-US" w:bidi="ar-SA"/>
        </w:rPr>
        <w:drawing>
          <wp:inline distT="0" distB="0" distL="0" distR="0" wp14:anchorId="63D054FD" wp14:editId="6E02429D">
            <wp:extent cx="3764417" cy="2737757"/>
            <wp:effectExtent l="25400" t="25400" r="20320" b="311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4852" cy="2738073"/>
                    </a:xfrm>
                    <a:prstGeom prst="rect">
                      <a:avLst/>
                    </a:prstGeom>
                    <a:noFill/>
                    <a:ln>
                      <a:solidFill>
                        <a:srgbClr val="000000"/>
                      </a:solidFill>
                    </a:ln>
                  </pic:spPr>
                </pic:pic>
              </a:graphicData>
            </a:graphic>
          </wp:inline>
        </w:drawing>
      </w:r>
    </w:p>
    <w:p w14:paraId="2426E935" w14:textId="659EC470" w:rsidR="00F17322" w:rsidRDefault="0022313D">
      <w:pPr>
        <w:rPr>
          <w:b/>
        </w:rPr>
      </w:pPr>
      <w:r>
        <w:rPr>
          <w:b/>
          <w:noProof/>
          <w:lang w:val="en-US" w:bidi="ar-SA"/>
        </w:rPr>
        <w:drawing>
          <wp:inline distT="0" distB="0" distL="0" distR="0" wp14:anchorId="441C098C" wp14:editId="796D0DB4">
            <wp:extent cx="3771900" cy="582710"/>
            <wp:effectExtent l="0" t="0" r="0" b="190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r="48137"/>
                    <a:stretch/>
                  </pic:blipFill>
                  <pic:spPr bwMode="auto">
                    <a:xfrm>
                      <a:off x="0" y="0"/>
                      <a:ext cx="3773878" cy="583016"/>
                    </a:xfrm>
                    <a:prstGeom prst="rect">
                      <a:avLst/>
                    </a:prstGeom>
                    <a:noFill/>
                    <a:ln>
                      <a:noFill/>
                    </a:ln>
                    <a:extLst>
                      <a:ext uri="{53640926-AAD7-44D8-BBD7-CCE9431645EC}">
                        <a14:shadowObscured xmlns:a14="http://schemas.microsoft.com/office/drawing/2010/main"/>
                      </a:ext>
                    </a:extLst>
                  </pic:spPr>
                </pic:pic>
              </a:graphicData>
            </a:graphic>
          </wp:inline>
        </w:drawing>
      </w:r>
    </w:p>
    <w:p w14:paraId="7752C86D" w14:textId="77777777" w:rsidR="00F17322" w:rsidRDefault="00F17322">
      <w:pPr>
        <w:rPr>
          <w:b/>
        </w:rPr>
      </w:pPr>
    </w:p>
    <w:p w14:paraId="24DD67BA" w14:textId="5CE115F2" w:rsidR="00F17322" w:rsidRDefault="00F17322">
      <w:pPr>
        <w:rPr>
          <w:b/>
        </w:rPr>
      </w:pPr>
      <w:r>
        <w:rPr>
          <w:b/>
        </w:rPr>
        <w:t xml:space="preserve">Figure: Spline of </w:t>
      </w:r>
      <w:proofErr w:type="spellStart"/>
      <w:r>
        <w:rPr>
          <w:b/>
        </w:rPr>
        <w:t>meanbp</w:t>
      </w:r>
      <w:proofErr w:type="spellEnd"/>
    </w:p>
    <w:p w14:paraId="7B415895" w14:textId="42E2C4CF" w:rsidR="006D06ED" w:rsidRDefault="0022313D">
      <w:pPr>
        <w:rPr>
          <w:b/>
          <w:noProof/>
          <w:lang w:val="en-US" w:bidi="ar-SA"/>
        </w:rPr>
      </w:pPr>
      <w:r>
        <w:rPr>
          <w:b/>
          <w:noProof/>
          <w:lang w:val="en-US" w:bidi="ar-SA"/>
        </w:rPr>
        <w:drawing>
          <wp:inline distT="0" distB="0" distL="0" distR="0" wp14:anchorId="7D3E7FC8" wp14:editId="348B08FD">
            <wp:extent cx="3210606" cy="2334986"/>
            <wp:effectExtent l="25400" t="25400" r="15240" b="2730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0606" cy="2334986"/>
                    </a:xfrm>
                    <a:prstGeom prst="rect">
                      <a:avLst/>
                    </a:prstGeom>
                    <a:noFill/>
                    <a:ln>
                      <a:solidFill>
                        <a:srgbClr val="000000"/>
                      </a:solidFill>
                    </a:ln>
                  </pic:spPr>
                </pic:pic>
              </a:graphicData>
            </a:graphic>
          </wp:inline>
        </w:drawing>
      </w:r>
    </w:p>
    <w:p w14:paraId="4DD7D116" w14:textId="6DF5F869" w:rsidR="0022313D" w:rsidRDefault="0022313D">
      <w:pPr>
        <w:rPr>
          <w:b/>
          <w:noProof/>
          <w:lang w:val="en-US" w:bidi="ar-SA"/>
        </w:rPr>
      </w:pPr>
      <w:r>
        <w:rPr>
          <w:b/>
          <w:noProof/>
          <w:lang w:val="en-US" w:bidi="ar-SA"/>
        </w:rPr>
        <w:drawing>
          <wp:inline distT="0" distB="0" distL="0" distR="0" wp14:anchorId="6B7A219C" wp14:editId="23B79EF2">
            <wp:extent cx="3200400" cy="476655"/>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r="46389" b="-32352"/>
                    <a:stretch/>
                  </pic:blipFill>
                  <pic:spPr bwMode="auto">
                    <a:xfrm>
                      <a:off x="0" y="0"/>
                      <a:ext cx="3203628" cy="477136"/>
                    </a:xfrm>
                    <a:prstGeom prst="rect">
                      <a:avLst/>
                    </a:prstGeom>
                    <a:noFill/>
                    <a:ln>
                      <a:noFill/>
                    </a:ln>
                    <a:extLst>
                      <a:ext uri="{53640926-AAD7-44D8-BBD7-CCE9431645EC}">
                        <a14:shadowObscured xmlns:a14="http://schemas.microsoft.com/office/drawing/2010/main"/>
                      </a:ext>
                    </a:extLst>
                  </pic:spPr>
                </pic:pic>
              </a:graphicData>
            </a:graphic>
          </wp:inline>
        </w:drawing>
      </w:r>
    </w:p>
    <w:p w14:paraId="6B7D1CF2" w14:textId="77777777" w:rsidR="0022313D" w:rsidRDefault="0022313D">
      <w:pPr>
        <w:rPr>
          <w:b/>
          <w:noProof/>
          <w:lang w:val="en-US" w:bidi="ar-SA"/>
        </w:rPr>
      </w:pPr>
    </w:p>
    <w:p w14:paraId="39CC5598" w14:textId="77777777" w:rsidR="0022313D" w:rsidRDefault="0022313D">
      <w:pPr>
        <w:rPr>
          <w:b/>
          <w:noProof/>
          <w:lang w:val="en-US" w:bidi="ar-SA"/>
        </w:rPr>
      </w:pPr>
    </w:p>
    <w:p w14:paraId="28D600C6" w14:textId="77777777" w:rsidR="00752BEC" w:rsidRDefault="00752BEC" w:rsidP="00D431D0">
      <w:pPr>
        <w:rPr>
          <w:b/>
        </w:rPr>
      </w:pPr>
    </w:p>
    <w:p w14:paraId="2DD4DBE6" w14:textId="77777777" w:rsidR="00D431D0" w:rsidRDefault="00D431D0" w:rsidP="00D431D0">
      <w:pPr>
        <w:rPr>
          <w:b/>
        </w:rPr>
      </w:pPr>
      <w:r>
        <w:rPr>
          <w:b/>
        </w:rPr>
        <w:t>Figure 3a: Outliers in x</w:t>
      </w:r>
    </w:p>
    <w:p w14:paraId="5A04CE8F" w14:textId="77777777" w:rsidR="00D431D0" w:rsidRDefault="00D431D0" w:rsidP="00D431D0">
      <w:pPr>
        <w:rPr>
          <w:b/>
        </w:rPr>
      </w:pPr>
      <w:r>
        <w:rPr>
          <w:b/>
          <w:noProof/>
          <w:lang w:val="en-US" w:bidi="ar-SA"/>
        </w:rPr>
        <w:drawing>
          <wp:inline distT="0" distB="0" distL="0" distR="0" wp14:anchorId="5D07F41C" wp14:editId="152CB14A">
            <wp:extent cx="4191000" cy="3048000"/>
            <wp:effectExtent l="25400" t="25400" r="25400" b="2540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1000" cy="3048000"/>
                    </a:xfrm>
                    <a:prstGeom prst="rect">
                      <a:avLst/>
                    </a:prstGeom>
                    <a:noFill/>
                    <a:ln>
                      <a:solidFill>
                        <a:srgbClr val="000000"/>
                      </a:solidFill>
                    </a:ln>
                  </pic:spPr>
                </pic:pic>
              </a:graphicData>
            </a:graphic>
          </wp:inline>
        </w:drawing>
      </w:r>
    </w:p>
    <w:p w14:paraId="05753326" w14:textId="77777777" w:rsidR="00D431D0" w:rsidRDefault="00D431D0" w:rsidP="00D431D0">
      <w:pPr>
        <w:rPr>
          <w:b/>
        </w:rPr>
      </w:pPr>
      <w:r>
        <w:rPr>
          <w:b/>
        </w:rPr>
        <w:t>Figure 3b: Outliers in y</w:t>
      </w:r>
    </w:p>
    <w:p w14:paraId="7C37DB32" w14:textId="77777777" w:rsidR="00D431D0" w:rsidRDefault="00D431D0" w:rsidP="00D431D0">
      <w:pPr>
        <w:rPr>
          <w:b/>
        </w:rPr>
      </w:pPr>
      <w:r>
        <w:rPr>
          <w:b/>
          <w:noProof/>
          <w:lang w:val="en-US" w:bidi="ar-SA"/>
        </w:rPr>
        <w:drawing>
          <wp:inline distT="0" distB="0" distL="0" distR="0" wp14:anchorId="6E9A1290" wp14:editId="27C6FE5F">
            <wp:extent cx="4198484" cy="3053443"/>
            <wp:effectExtent l="25400" t="25400" r="18415" b="2032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8484" cy="3053443"/>
                    </a:xfrm>
                    <a:prstGeom prst="rect">
                      <a:avLst/>
                    </a:prstGeom>
                    <a:noFill/>
                    <a:ln>
                      <a:solidFill>
                        <a:srgbClr val="000000"/>
                      </a:solidFill>
                    </a:ln>
                  </pic:spPr>
                </pic:pic>
              </a:graphicData>
            </a:graphic>
          </wp:inline>
        </w:drawing>
      </w:r>
    </w:p>
    <w:p w14:paraId="05E0F551" w14:textId="77777777" w:rsidR="00D431D0" w:rsidRDefault="00D431D0" w:rsidP="00D431D0">
      <w:pPr>
        <w:rPr>
          <w:b/>
        </w:rPr>
      </w:pPr>
    </w:p>
    <w:p w14:paraId="66B7B515" w14:textId="77777777" w:rsidR="00D431D0" w:rsidRDefault="00D431D0" w:rsidP="00D431D0">
      <w:pPr>
        <w:rPr>
          <w:b/>
        </w:rPr>
      </w:pPr>
    </w:p>
    <w:p w14:paraId="30AAC6B0" w14:textId="77777777" w:rsidR="00D431D0" w:rsidRDefault="00D431D0" w:rsidP="00D431D0">
      <w:pPr>
        <w:rPr>
          <w:b/>
        </w:rPr>
      </w:pPr>
    </w:p>
    <w:p w14:paraId="355ED633" w14:textId="77777777" w:rsidR="00FE6B7E" w:rsidRDefault="00FE6B7E" w:rsidP="00D431D0">
      <w:pPr>
        <w:rPr>
          <w:b/>
        </w:rPr>
      </w:pPr>
    </w:p>
    <w:p w14:paraId="116FB6ED" w14:textId="77777777" w:rsidR="00FE6B7E" w:rsidRDefault="00FE6B7E" w:rsidP="00D431D0">
      <w:pPr>
        <w:rPr>
          <w:b/>
        </w:rPr>
      </w:pPr>
    </w:p>
    <w:p w14:paraId="4D7226CC" w14:textId="77777777" w:rsidR="00D431D0" w:rsidRDefault="00D431D0" w:rsidP="00D431D0">
      <w:pPr>
        <w:rPr>
          <w:b/>
        </w:rPr>
      </w:pPr>
      <w:r>
        <w:rPr>
          <w:b/>
        </w:rPr>
        <w:t>Figure 3c: Influential Observations</w:t>
      </w:r>
    </w:p>
    <w:p w14:paraId="2F474AA9" w14:textId="77777777" w:rsidR="00D431D0" w:rsidRDefault="00D431D0" w:rsidP="00D431D0">
      <w:pPr>
        <w:rPr>
          <w:b/>
        </w:rPr>
      </w:pPr>
      <w:r>
        <w:rPr>
          <w:b/>
          <w:noProof/>
          <w:lang w:val="en-US" w:bidi="ar-SA"/>
        </w:rPr>
        <w:drawing>
          <wp:inline distT="0" distB="0" distL="0" distR="0" wp14:anchorId="18195742" wp14:editId="1F35432A">
            <wp:extent cx="3921578" cy="2852057"/>
            <wp:effectExtent l="25400" t="25400" r="15875" b="18415"/>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1578" cy="2852057"/>
                    </a:xfrm>
                    <a:prstGeom prst="rect">
                      <a:avLst/>
                    </a:prstGeom>
                    <a:noFill/>
                    <a:ln>
                      <a:solidFill>
                        <a:srgbClr val="000000"/>
                      </a:solidFill>
                    </a:ln>
                  </pic:spPr>
                </pic:pic>
              </a:graphicData>
            </a:graphic>
          </wp:inline>
        </w:drawing>
      </w:r>
    </w:p>
    <w:p w14:paraId="691BEBC8" w14:textId="77777777" w:rsidR="00143239" w:rsidRDefault="00143239">
      <w:pPr>
        <w:rPr>
          <w:b/>
        </w:rPr>
      </w:pPr>
    </w:p>
    <w:p w14:paraId="741391FF" w14:textId="73A9911C" w:rsidR="00D431D0" w:rsidRDefault="00D431D0">
      <w:pPr>
        <w:rPr>
          <w:b/>
        </w:rPr>
      </w:pPr>
      <w:r>
        <w:rPr>
          <w:b/>
        </w:rPr>
        <w:t>Table A5: Outliers and Influential Observations</w:t>
      </w:r>
    </w:p>
    <w:p w14:paraId="259D1A3F" w14:textId="25EC4A8D" w:rsidR="00FB7759" w:rsidRDefault="00FB7759">
      <w:pPr>
        <w:rPr>
          <w:b/>
        </w:rPr>
      </w:pPr>
      <w:r>
        <w:rPr>
          <w:b/>
        </w:rPr>
        <w:t>Outliers in x</w:t>
      </w:r>
    </w:p>
    <w:tbl>
      <w:tblPr>
        <w:tblW w:w="9709" w:type="dxa"/>
        <w:tblInd w:w="93" w:type="dxa"/>
        <w:tblLayout w:type="fixed"/>
        <w:tblLook w:val="04A0" w:firstRow="1" w:lastRow="0" w:firstColumn="1" w:lastColumn="0" w:noHBand="0" w:noVBand="1"/>
      </w:tblPr>
      <w:tblGrid>
        <w:gridCol w:w="642"/>
        <w:gridCol w:w="581"/>
        <w:gridCol w:w="564"/>
        <w:gridCol w:w="580"/>
        <w:gridCol w:w="2328"/>
        <w:gridCol w:w="1132"/>
        <w:gridCol w:w="1021"/>
        <w:gridCol w:w="581"/>
        <w:gridCol w:w="820"/>
        <w:gridCol w:w="820"/>
        <w:gridCol w:w="640"/>
      </w:tblGrid>
      <w:tr w:rsidR="00FB7759" w:rsidRPr="00FB7759" w14:paraId="47E56041" w14:textId="77777777" w:rsidTr="00FB7759">
        <w:trPr>
          <w:trHeight w:val="300"/>
        </w:trPr>
        <w:tc>
          <w:tcPr>
            <w:tcW w:w="642" w:type="dxa"/>
            <w:tcBorders>
              <w:top w:val="single" w:sz="4" w:space="0" w:color="auto"/>
              <w:left w:val="nil"/>
              <w:bottom w:val="single" w:sz="4" w:space="0" w:color="auto"/>
              <w:right w:val="nil"/>
            </w:tcBorders>
            <w:shd w:val="clear" w:color="auto" w:fill="auto"/>
            <w:noWrap/>
            <w:vAlign w:val="bottom"/>
            <w:hideMark/>
          </w:tcPr>
          <w:p w14:paraId="1381A56B" w14:textId="77777777" w:rsidR="00FB7759" w:rsidRPr="00FB7759" w:rsidRDefault="00FB7759" w:rsidP="00FB7759">
            <w:pPr>
              <w:spacing w:after="0" w:line="240" w:lineRule="auto"/>
              <w:rPr>
                <w:rFonts w:asciiTheme="minorHAnsi" w:hAnsiTheme="minorHAnsi"/>
                <w:b/>
                <w:color w:val="000000"/>
                <w:lang w:val="en-US" w:bidi="ar-SA"/>
              </w:rPr>
            </w:pPr>
            <w:proofErr w:type="spellStart"/>
            <w:r w:rsidRPr="00FB7759">
              <w:rPr>
                <w:rFonts w:asciiTheme="minorHAnsi" w:hAnsiTheme="minorHAnsi"/>
                <w:b/>
                <w:color w:val="000000"/>
                <w:lang w:val="en-US" w:bidi="ar-SA"/>
              </w:rPr>
              <w:t>blev</w:t>
            </w:r>
            <w:proofErr w:type="spellEnd"/>
          </w:p>
        </w:tc>
        <w:tc>
          <w:tcPr>
            <w:tcW w:w="581" w:type="dxa"/>
            <w:tcBorders>
              <w:top w:val="single" w:sz="4" w:space="0" w:color="auto"/>
              <w:left w:val="nil"/>
              <w:bottom w:val="single" w:sz="4" w:space="0" w:color="auto"/>
              <w:right w:val="nil"/>
            </w:tcBorders>
            <w:shd w:val="clear" w:color="auto" w:fill="auto"/>
            <w:noWrap/>
            <w:vAlign w:val="bottom"/>
            <w:hideMark/>
          </w:tcPr>
          <w:p w14:paraId="6FB3AEC5" w14:textId="77777777" w:rsidR="00FB7759" w:rsidRPr="00FB7759" w:rsidRDefault="00FB7759" w:rsidP="00FB7759">
            <w:pPr>
              <w:spacing w:after="0" w:line="240" w:lineRule="auto"/>
              <w:jc w:val="center"/>
              <w:rPr>
                <w:rFonts w:asciiTheme="minorHAnsi" w:hAnsiTheme="minorHAnsi"/>
                <w:b/>
                <w:color w:val="000000"/>
                <w:lang w:val="en-US" w:bidi="ar-SA"/>
              </w:rPr>
            </w:pPr>
            <w:r w:rsidRPr="00FB7759">
              <w:rPr>
                <w:rFonts w:asciiTheme="minorHAnsi" w:hAnsiTheme="minorHAnsi"/>
                <w:b/>
                <w:color w:val="000000"/>
                <w:lang w:val="en-US" w:bidi="ar-SA"/>
              </w:rPr>
              <w:t>ID</w:t>
            </w:r>
          </w:p>
        </w:tc>
        <w:tc>
          <w:tcPr>
            <w:tcW w:w="564" w:type="dxa"/>
            <w:tcBorders>
              <w:top w:val="single" w:sz="4" w:space="0" w:color="auto"/>
              <w:left w:val="nil"/>
              <w:bottom w:val="single" w:sz="4" w:space="0" w:color="auto"/>
              <w:right w:val="nil"/>
            </w:tcBorders>
            <w:shd w:val="clear" w:color="auto" w:fill="auto"/>
            <w:noWrap/>
            <w:vAlign w:val="bottom"/>
            <w:hideMark/>
          </w:tcPr>
          <w:p w14:paraId="5B449E8C" w14:textId="77777777" w:rsidR="00FB7759" w:rsidRPr="00FB7759" w:rsidRDefault="00FB7759" w:rsidP="00FB7759">
            <w:pPr>
              <w:spacing w:after="0" w:line="240" w:lineRule="auto"/>
              <w:jc w:val="center"/>
              <w:rPr>
                <w:rFonts w:asciiTheme="minorHAnsi" w:hAnsiTheme="minorHAnsi"/>
                <w:b/>
                <w:color w:val="000000"/>
                <w:lang w:val="en-US" w:bidi="ar-SA"/>
              </w:rPr>
            </w:pPr>
            <w:r w:rsidRPr="00FB7759">
              <w:rPr>
                <w:rFonts w:asciiTheme="minorHAnsi" w:hAnsiTheme="minorHAnsi"/>
                <w:b/>
                <w:color w:val="000000"/>
                <w:lang w:val="en-US" w:bidi="ar-SA"/>
              </w:rPr>
              <w:t>age</w:t>
            </w:r>
          </w:p>
        </w:tc>
        <w:tc>
          <w:tcPr>
            <w:tcW w:w="580" w:type="dxa"/>
            <w:tcBorders>
              <w:top w:val="single" w:sz="4" w:space="0" w:color="auto"/>
              <w:left w:val="nil"/>
              <w:bottom w:val="single" w:sz="4" w:space="0" w:color="auto"/>
              <w:right w:val="nil"/>
            </w:tcBorders>
            <w:shd w:val="clear" w:color="auto" w:fill="auto"/>
            <w:noWrap/>
            <w:vAlign w:val="bottom"/>
            <w:hideMark/>
          </w:tcPr>
          <w:p w14:paraId="728338BF" w14:textId="77777777" w:rsidR="00FB7759" w:rsidRPr="00FB7759" w:rsidRDefault="00FB7759" w:rsidP="00FB7759">
            <w:pPr>
              <w:spacing w:after="0" w:line="240" w:lineRule="auto"/>
              <w:jc w:val="center"/>
              <w:rPr>
                <w:rFonts w:asciiTheme="minorHAnsi" w:hAnsiTheme="minorHAnsi"/>
                <w:b/>
                <w:color w:val="000000"/>
                <w:lang w:val="en-US" w:bidi="ar-SA"/>
              </w:rPr>
            </w:pPr>
            <w:r w:rsidRPr="00FB7759">
              <w:rPr>
                <w:rFonts w:asciiTheme="minorHAnsi" w:hAnsiTheme="minorHAnsi"/>
                <w:b/>
                <w:color w:val="000000"/>
                <w:lang w:val="en-US" w:bidi="ar-SA"/>
              </w:rPr>
              <w:t>sex</w:t>
            </w:r>
          </w:p>
        </w:tc>
        <w:tc>
          <w:tcPr>
            <w:tcW w:w="2328" w:type="dxa"/>
            <w:tcBorders>
              <w:top w:val="single" w:sz="4" w:space="0" w:color="auto"/>
              <w:left w:val="nil"/>
              <w:bottom w:val="single" w:sz="4" w:space="0" w:color="auto"/>
              <w:right w:val="nil"/>
            </w:tcBorders>
            <w:shd w:val="clear" w:color="auto" w:fill="auto"/>
            <w:noWrap/>
            <w:vAlign w:val="bottom"/>
            <w:hideMark/>
          </w:tcPr>
          <w:p w14:paraId="2F24FA10" w14:textId="77777777" w:rsidR="00FB7759" w:rsidRPr="00FB7759" w:rsidRDefault="00FB7759" w:rsidP="00FB7759">
            <w:pPr>
              <w:spacing w:after="0" w:line="240" w:lineRule="auto"/>
              <w:jc w:val="center"/>
              <w:rPr>
                <w:rFonts w:asciiTheme="minorHAnsi" w:hAnsiTheme="minorHAnsi"/>
                <w:b/>
                <w:color w:val="000000"/>
                <w:lang w:val="en-US" w:bidi="ar-SA"/>
              </w:rPr>
            </w:pPr>
            <w:proofErr w:type="spellStart"/>
            <w:r w:rsidRPr="00FB7759">
              <w:rPr>
                <w:rFonts w:asciiTheme="minorHAnsi" w:hAnsiTheme="minorHAnsi"/>
                <w:b/>
                <w:color w:val="000000"/>
                <w:lang w:val="en-US" w:bidi="ar-SA"/>
              </w:rPr>
              <w:t>dzgroup</w:t>
            </w:r>
            <w:proofErr w:type="spellEnd"/>
          </w:p>
        </w:tc>
        <w:tc>
          <w:tcPr>
            <w:tcW w:w="1132" w:type="dxa"/>
            <w:tcBorders>
              <w:top w:val="single" w:sz="4" w:space="0" w:color="auto"/>
              <w:left w:val="nil"/>
              <w:bottom w:val="single" w:sz="4" w:space="0" w:color="auto"/>
              <w:right w:val="nil"/>
            </w:tcBorders>
            <w:shd w:val="clear" w:color="auto" w:fill="auto"/>
            <w:noWrap/>
            <w:vAlign w:val="bottom"/>
            <w:hideMark/>
          </w:tcPr>
          <w:p w14:paraId="389A0943" w14:textId="77777777" w:rsidR="00FB7759" w:rsidRPr="00FB7759" w:rsidRDefault="00FB7759" w:rsidP="00FB7759">
            <w:pPr>
              <w:spacing w:after="0" w:line="240" w:lineRule="auto"/>
              <w:jc w:val="center"/>
              <w:rPr>
                <w:rFonts w:asciiTheme="minorHAnsi" w:hAnsiTheme="minorHAnsi"/>
                <w:b/>
                <w:color w:val="000000"/>
                <w:lang w:val="en-US" w:bidi="ar-SA"/>
              </w:rPr>
            </w:pPr>
            <w:proofErr w:type="spellStart"/>
            <w:r w:rsidRPr="00FB7759">
              <w:rPr>
                <w:rFonts w:asciiTheme="minorHAnsi" w:hAnsiTheme="minorHAnsi"/>
                <w:b/>
                <w:color w:val="000000"/>
                <w:lang w:val="en-US" w:bidi="ar-SA"/>
              </w:rPr>
              <w:t>totcst</w:t>
            </w:r>
            <w:proofErr w:type="spellEnd"/>
          </w:p>
        </w:tc>
        <w:tc>
          <w:tcPr>
            <w:tcW w:w="1021" w:type="dxa"/>
            <w:tcBorders>
              <w:top w:val="single" w:sz="4" w:space="0" w:color="auto"/>
              <w:left w:val="nil"/>
              <w:bottom w:val="single" w:sz="4" w:space="0" w:color="auto"/>
              <w:right w:val="nil"/>
            </w:tcBorders>
            <w:shd w:val="clear" w:color="auto" w:fill="auto"/>
            <w:noWrap/>
            <w:vAlign w:val="bottom"/>
            <w:hideMark/>
          </w:tcPr>
          <w:p w14:paraId="086213D4" w14:textId="77777777" w:rsidR="00FB7759" w:rsidRPr="00FB7759" w:rsidRDefault="00FB7759" w:rsidP="00FB7759">
            <w:pPr>
              <w:spacing w:after="0" w:line="240" w:lineRule="auto"/>
              <w:jc w:val="center"/>
              <w:rPr>
                <w:rFonts w:asciiTheme="minorHAnsi" w:hAnsiTheme="minorHAnsi"/>
                <w:b/>
                <w:color w:val="000000"/>
                <w:lang w:val="en-US" w:bidi="ar-SA"/>
              </w:rPr>
            </w:pPr>
            <w:proofErr w:type="spellStart"/>
            <w:r w:rsidRPr="00FB7759">
              <w:rPr>
                <w:rFonts w:asciiTheme="minorHAnsi" w:hAnsiTheme="minorHAnsi"/>
                <w:b/>
                <w:color w:val="000000"/>
                <w:lang w:val="en-US" w:bidi="ar-SA"/>
              </w:rPr>
              <w:t>meanbp</w:t>
            </w:r>
            <w:proofErr w:type="spellEnd"/>
          </w:p>
        </w:tc>
        <w:tc>
          <w:tcPr>
            <w:tcW w:w="581" w:type="dxa"/>
            <w:tcBorders>
              <w:top w:val="single" w:sz="4" w:space="0" w:color="auto"/>
              <w:left w:val="nil"/>
              <w:bottom w:val="single" w:sz="4" w:space="0" w:color="auto"/>
              <w:right w:val="nil"/>
            </w:tcBorders>
            <w:shd w:val="clear" w:color="auto" w:fill="auto"/>
            <w:noWrap/>
            <w:vAlign w:val="bottom"/>
            <w:hideMark/>
          </w:tcPr>
          <w:p w14:paraId="359F603E" w14:textId="77777777" w:rsidR="00FB7759" w:rsidRPr="00FB7759" w:rsidRDefault="00FB7759" w:rsidP="00FB7759">
            <w:pPr>
              <w:spacing w:after="0" w:line="240" w:lineRule="auto"/>
              <w:jc w:val="center"/>
              <w:rPr>
                <w:rFonts w:asciiTheme="minorHAnsi" w:hAnsiTheme="minorHAnsi"/>
                <w:b/>
                <w:color w:val="000000"/>
                <w:lang w:val="en-US" w:bidi="ar-SA"/>
              </w:rPr>
            </w:pPr>
            <w:proofErr w:type="spellStart"/>
            <w:r w:rsidRPr="00FB7759">
              <w:rPr>
                <w:rFonts w:asciiTheme="minorHAnsi" w:hAnsiTheme="minorHAnsi"/>
                <w:b/>
                <w:color w:val="000000"/>
                <w:lang w:val="en-US" w:bidi="ar-SA"/>
              </w:rPr>
              <w:t>hrt</w:t>
            </w:r>
            <w:proofErr w:type="spellEnd"/>
          </w:p>
        </w:tc>
        <w:tc>
          <w:tcPr>
            <w:tcW w:w="820" w:type="dxa"/>
            <w:tcBorders>
              <w:top w:val="single" w:sz="4" w:space="0" w:color="auto"/>
              <w:left w:val="nil"/>
              <w:bottom w:val="single" w:sz="4" w:space="0" w:color="auto"/>
              <w:right w:val="nil"/>
            </w:tcBorders>
            <w:shd w:val="clear" w:color="auto" w:fill="auto"/>
            <w:noWrap/>
            <w:vAlign w:val="bottom"/>
            <w:hideMark/>
          </w:tcPr>
          <w:p w14:paraId="3E3BF527" w14:textId="77777777" w:rsidR="00FB7759" w:rsidRPr="00FB7759" w:rsidRDefault="00FB7759" w:rsidP="00FB7759">
            <w:pPr>
              <w:spacing w:after="0" w:line="240" w:lineRule="auto"/>
              <w:jc w:val="center"/>
              <w:rPr>
                <w:rFonts w:asciiTheme="minorHAnsi" w:hAnsiTheme="minorHAnsi"/>
                <w:b/>
                <w:color w:val="000000"/>
                <w:lang w:val="en-US" w:bidi="ar-SA"/>
              </w:rPr>
            </w:pPr>
            <w:r w:rsidRPr="00FB7759">
              <w:rPr>
                <w:rFonts w:asciiTheme="minorHAnsi" w:hAnsiTheme="minorHAnsi"/>
                <w:b/>
                <w:color w:val="000000"/>
                <w:lang w:val="en-US" w:bidi="ar-SA"/>
              </w:rPr>
              <w:t>temp</w:t>
            </w:r>
          </w:p>
        </w:tc>
        <w:tc>
          <w:tcPr>
            <w:tcW w:w="820" w:type="dxa"/>
            <w:tcBorders>
              <w:top w:val="single" w:sz="4" w:space="0" w:color="auto"/>
              <w:left w:val="nil"/>
              <w:bottom w:val="single" w:sz="4" w:space="0" w:color="auto"/>
              <w:right w:val="nil"/>
            </w:tcBorders>
            <w:shd w:val="clear" w:color="auto" w:fill="auto"/>
            <w:noWrap/>
            <w:vAlign w:val="bottom"/>
            <w:hideMark/>
          </w:tcPr>
          <w:p w14:paraId="1D38AFB6" w14:textId="77777777" w:rsidR="00FB7759" w:rsidRPr="00FB7759" w:rsidRDefault="00FB7759" w:rsidP="00FB7759">
            <w:pPr>
              <w:spacing w:after="0" w:line="240" w:lineRule="auto"/>
              <w:jc w:val="center"/>
              <w:rPr>
                <w:rFonts w:asciiTheme="minorHAnsi" w:hAnsiTheme="minorHAnsi"/>
                <w:b/>
                <w:color w:val="000000"/>
                <w:lang w:val="en-US" w:bidi="ar-SA"/>
              </w:rPr>
            </w:pPr>
            <w:proofErr w:type="spellStart"/>
            <w:r w:rsidRPr="00FB7759">
              <w:rPr>
                <w:rFonts w:asciiTheme="minorHAnsi" w:hAnsiTheme="minorHAnsi"/>
                <w:b/>
                <w:color w:val="000000"/>
                <w:lang w:val="en-US" w:bidi="ar-SA"/>
              </w:rPr>
              <w:t>pafi</w:t>
            </w:r>
            <w:proofErr w:type="spellEnd"/>
          </w:p>
        </w:tc>
        <w:tc>
          <w:tcPr>
            <w:tcW w:w="640" w:type="dxa"/>
            <w:tcBorders>
              <w:top w:val="single" w:sz="4" w:space="0" w:color="auto"/>
              <w:left w:val="nil"/>
              <w:bottom w:val="single" w:sz="4" w:space="0" w:color="auto"/>
              <w:right w:val="nil"/>
            </w:tcBorders>
            <w:shd w:val="clear" w:color="auto" w:fill="auto"/>
            <w:noWrap/>
            <w:vAlign w:val="bottom"/>
            <w:hideMark/>
          </w:tcPr>
          <w:p w14:paraId="22B9AB17" w14:textId="77777777" w:rsidR="00FB7759" w:rsidRPr="00FB7759" w:rsidRDefault="00FB7759" w:rsidP="00FB7759">
            <w:pPr>
              <w:spacing w:after="0" w:line="240" w:lineRule="auto"/>
              <w:jc w:val="center"/>
              <w:rPr>
                <w:rFonts w:asciiTheme="minorHAnsi" w:hAnsiTheme="minorHAnsi"/>
                <w:b/>
                <w:color w:val="000000"/>
                <w:lang w:val="en-US" w:bidi="ar-SA"/>
              </w:rPr>
            </w:pPr>
            <w:proofErr w:type="spellStart"/>
            <w:r w:rsidRPr="00FB7759">
              <w:rPr>
                <w:rFonts w:asciiTheme="minorHAnsi" w:hAnsiTheme="minorHAnsi"/>
                <w:b/>
                <w:color w:val="000000"/>
                <w:lang w:val="en-US" w:bidi="ar-SA"/>
              </w:rPr>
              <w:t>alb</w:t>
            </w:r>
            <w:proofErr w:type="spellEnd"/>
          </w:p>
        </w:tc>
      </w:tr>
      <w:tr w:rsidR="00FB7759" w:rsidRPr="00FB7759" w14:paraId="1700E653" w14:textId="77777777" w:rsidTr="00FB7759">
        <w:trPr>
          <w:trHeight w:val="300"/>
        </w:trPr>
        <w:tc>
          <w:tcPr>
            <w:tcW w:w="642" w:type="dxa"/>
            <w:tcBorders>
              <w:top w:val="single" w:sz="4" w:space="0" w:color="auto"/>
              <w:left w:val="nil"/>
              <w:bottom w:val="nil"/>
              <w:right w:val="nil"/>
            </w:tcBorders>
            <w:shd w:val="clear" w:color="auto" w:fill="auto"/>
            <w:noWrap/>
            <w:vAlign w:val="bottom"/>
            <w:hideMark/>
          </w:tcPr>
          <w:p w14:paraId="45AA81B8" w14:textId="77777777" w:rsidR="00FB7759" w:rsidRPr="00FB7759" w:rsidRDefault="00FB7759" w:rsidP="00FB7759">
            <w:pPr>
              <w:spacing w:after="0" w:line="240" w:lineRule="auto"/>
              <w:jc w:val="right"/>
              <w:rPr>
                <w:rFonts w:asciiTheme="minorHAnsi" w:hAnsiTheme="minorHAnsi"/>
                <w:color w:val="000000"/>
                <w:lang w:val="en-US" w:bidi="ar-SA"/>
              </w:rPr>
            </w:pPr>
            <w:r w:rsidRPr="00FB7759">
              <w:rPr>
                <w:rFonts w:asciiTheme="minorHAnsi" w:hAnsiTheme="minorHAnsi"/>
                <w:color w:val="000000"/>
                <w:lang w:val="en-US" w:bidi="ar-SA"/>
              </w:rPr>
              <w:t>0.36</w:t>
            </w:r>
          </w:p>
        </w:tc>
        <w:tc>
          <w:tcPr>
            <w:tcW w:w="581" w:type="dxa"/>
            <w:tcBorders>
              <w:top w:val="single" w:sz="4" w:space="0" w:color="auto"/>
              <w:left w:val="nil"/>
              <w:bottom w:val="nil"/>
              <w:right w:val="nil"/>
            </w:tcBorders>
            <w:shd w:val="clear" w:color="auto" w:fill="auto"/>
            <w:noWrap/>
            <w:vAlign w:val="bottom"/>
            <w:hideMark/>
          </w:tcPr>
          <w:p w14:paraId="393F3D18"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118</w:t>
            </w:r>
          </w:p>
        </w:tc>
        <w:tc>
          <w:tcPr>
            <w:tcW w:w="564" w:type="dxa"/>
            <w:tcBorders>
              <w:top w:val="single" w:sz="4" w:space="0" w:color="auto"/>
              <w:left w:val="nil"/>
              <w:bottom w:val="nil"/>
              <w:right w:val="nil"/>
            </w:tcBorders>
            <w:shd w:val="clear" w:color="auto" w:fill="auto"/>
            <w:noWrap/>
            <w:vAlign w:val="bottom"/>
            <w:hideMark/>
          </w:tcPr>
          <w:p w14:paraId="4A17A5F9"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59</w:t>
            </w:r>
          </w:p>
        </w:tc>
        <w:tc>
          <w:tcPr>
            <w:tcW w:w="580" w:type="dxa"/>
            <w:tcBorders>
              <w:top w:val="single" w:sz="4" w:space="0" w:color="auto"/>
              <w:left w:val="nil"/>
              <w:bottom w:val="nil"/>
              <w:right w:val="nil"/>
            </w:tcBorders>
            <w:shd w:val="clear" w:color="auto" w:fill="auto"/>
            <w:noWrap/>
            <w:vAlign w:val="bottom"/>
            <w:hideMark/>
          </w:tcPr>
          <w:p w14:paraId="08471CA6"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F</w:t>
            </w:r>
          </w:p>
        </w:tc>
        <w:tc>
          <w:tcPr>
            <w:tcW w:w="2328" w:type="dxa"/>
            <w:tcBorders>
              <w:top w:val="single" w:sz="4" w:space="0" w:color="auto"/>
              <w:left w:val="nil"/>
              <w:bottom w:val="nil"/>
              <w:right w:val="nil"/>
            </w:tcBorders>
            <w:shd w:val="clear" w:color="auto" w:fill="auto"/>
            <w:noWrap/>
            <w:vAlign w:val="bottom"/>
            <w:hideMark/>
          </w:tcPr>
          <w:p w14:paraId="2B22C1F4"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ARF/MOSF w/Sepsis</w:t>
            </w:r>
          </w:p>
        </w:tc>
        <w:tc>
          <w:tcPr>
            <w:tcW w:w="1132" w:type="dxa"/>
            <w:tcBorders>
              <w:top w:val="single" w:sz="4" w:space="0" w:color="auto"/>
              <w:left w:val="nil"/>
              <w:bottom w:val="nil"/>
              <w:right w:val="nil"/>
            </w:tcBorders>
            <w:shd w:val="clear" w:color="auto" w:fill="auto"/>
            <w:noWrap/>
            <w:vAlign w:val="bottom"/>
            <w:hideMark/>
          </w:tcPr>
          <w:p w14:paraId="6F778993"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52945.78</w:t>
            </w:r>
          </w:p>
        </w:tc>
        <w:tc>
          <w:tcPr>
            <w:tcW w:w="1021" w:type="dxa"/>
            <w:tcBorders>
              <w:top w:val="single" w:sz="4" w:space="0" w:color="auto"/>
              <w:left w:val="nil"/>
              <w:bottom w:val="nil"/>
              <w:right w:val="nil"/>
            </w:tcBorders>
            <w:shd w:val="clear" w:color="auto" w:fill="auto"/>
            <w:noWrap/>
            <w:vAlign w:val="bottom"/>
            <w:hideMark/>
          </w:tcPr>
          <w:p w14:paraId="57E5C7BC"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57</w:t>
            </w:r>
          </w:p>
        </w:tc>
        <w:tc>
          <w:tcPr>
            <w:tcW w:w="581" w:type="dxa"/>
            <w:tcBorders>
              <w:top w:val="single" w:sz="4" w:space="0" w:color="auto"/>
              <w:left w:val="nil"/>
              <w:bottom w:val="nil"/>
              <w:right w:val="nil"/>
            </w:tcBorders>
            <w:shd w:val="clear" w:color="auto" w:fill="auto"/>
            <w:noWrap/>
            <w:vAlign w:val="bottom"/>
            <w:hideMark/>
          </w:tcPr>
          <w:p w14:paraId="252C508A"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115</w:t>
            </w:r>
          </w:p>
        </w:tc>
        <w:tc>
          <w:tcPr>
            <w:tcW w:w="820" w:type="dxa"/>
            <w:tcBorders>
              <w:top w:val="single" w:sz="4" w:space="0" w:color="auto"/>
              <w:left w:val="nil"/>
              <w:bottom w:val="nil"/>
              <w:right w:val="nil"/>
            </w:tcBorders>
            <w:shd w:val="clear" w:color="auto" w:fill="auto"/>
            <w:noWrap/>
            <w:vAlign w:val="bottom"/>
            <w:hideMark/>
          </w:tcPr>
          <w:p w14:paraId="301A7E6C"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37.80</w:t>
            </w:r>
          </w:p>
        </w:tc>
        <w:tc>
          <w:tcPr>
            <w:tcW w:w="820" w:type="dxa"/>
            <w:tcBorders>
              <w:top w:val="single" w:sz="4" w:space="0" w:color="auto"/>
              <w:left w:val="nil"/>
              <w:bottom w:val="nil"/>
              <w:right w:val="nil"/>
            </w:tcBorders>
            <w:shd w:val="clear" w:color="auto" w:fill="auto"/>
            <w:noWrap/>
            <w:vAlign w:val="bottom"/>
            <w:hideMark/>
          </w:tcPr>
          <w:p w14:paraId="0370C93C"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323.3</w:t>
            </w:r>
          </w:p>
        </w:tc>
        <w:tc>
          <w:tcPr>
            <w:tcW w:w="640" w:type="dxa"/>
            <w:tcBorders>
              <w:top w:val="single" w:sz="4" w:space="0" w:color="auto"/>
              <w:left w:val="nil"/>
              <w:bottom w:val="nil"/>
              <w:right w:val="nil"/>
            </w:tcBorders>
            <w:shd w:val="clear" w:color="auto" w:fill="auto"/>
            <w:noWrap/>
            <w:vAlign w:val="bottom"/>
            <w:hideMark/>
          </w:tcPr>
          <w:p w14:paraId="18E4A7AA"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4.1</w:t>
            </w:r>
          </w:p>
        </w:tc>
      </w:tr>
      <w:tr w:rsidR="00FB7759" w:rsidRPr="00FB7759" w14:paraId="4A3A0076" w14:textId="77777777" w:rsidTr="00FB7759">
        <w:trPr>
          <w:trHeight w:val="300"/>
        </w:trPr>
        <w:tc>
          <w:tcPr>
            <w:tcW w:w="642" w:type="dxa"/>
            <w:tcBorders>
              <w:top w:val="nil"/>
              <w:left w:val="nil"/>
              <w:bottom w:val="nil"/>
              <w:right w:val="nil"/>
            </w:tcBorders>
            <w:shd w:val="clear" w:color="auto" w:fill="auto"/>
            <w:noWrap/>
            <w:vAlign w:val="bottom"/>
            <w:hideMark/>
          </w:tcPr>
          <w:p w14:paraId="1890AF28" w14:textId="77777777" w:rsidR="00FB7759" w:rsidRPr="00FB7759" w:rsidRDefault="00FB7759" w:rsidP="00FB7759">
            <w:pPr>
              <w:spacing w:after="0" w:line="240" w:lineRule="auto"/>
              <w:jc w:val="right"/>
              <w:rPr>
                <w:rFonts w:asciiTheme="minorHAnsi" w:hAnsiTheme="minorHAnsi"/>
                <w:color w:val="000000"/>
                <w:lang w:val="en-US" w:bidi="ar-SA"/>
              </w:rPr>
            </w:pPr>
            <w:r w:rsidRPr="00FB7759">
              <w:rPr>
                <w:rFonts w:asciiTheme="minorHAnsi" w:hAnsiTheme="minorHAnsi"/>
                <w:color w:val="000000"/>
                <w:lang w:val="en-US" w:bidi="ar-SA"/>
              </w:rPr>
              <w:t>0.37</w:t>
            </w:r>
          </w:p>
        </w:tc>
        <w:tc>
          <w:tcPr>
            <w:tcW w:w="581" w:type="dxa"/>
            <w:tcBorders>
              <w:top w:val="nil"/>
              <w:left w:val="nil"/>
              <w:bottom w:val="nil"/>
              <w:right w:val="nil"/>
            </w:tcBorders>
            <w:shd w:val="clear" w:color="auto" w:fill="auto"/>
            <w:noWrap/>
            <w:vAlign w:val="bottom"/>
            <w:hideMark/>
          </w:tcPr>
          <w:p w14:paraId="019C636F"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159</w:t>
            </w:r>
          </w:p>
        </w:tc>
        <w:tc>
          <w:tcPr>
            <w:tcW w:w="564" w:type="dxa"/>
            <w:tcBorders>
              <w:top w:val="nil"/>
              <w:left w:val="nil"/>
              <w:bottom w:val="nil"/>
              <w:right w:val="nil"/>
            </w:tcBorders>
            <w:shd w:val="clear" w:color="auto" w:fill="auto"/>
            <w:noWrap/>
            <w:vAlign w:val="bottom"/>
            <w:hideMark/>
          </w:tcPr>
          <w:p w14:paraId="679F3AE4"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60</w:t>
            </w:r>
          </w:p>
        </w:tc>
        <w:tc>
          <w:tcPr>
            <w:tcW w:w="580" w:type="dxa"/>
            <w:tcBorders>
              <w:top w:val="nil"/>
              <w:left w:val="nil"/>
              <w:bottom w:val="nil"/>
              <w:right w:val="nil"/>
            </w:tcBorders>
            <w:shd w:val="clear" w:color="auto" w:fill="auto"/>
            <w:noWrap/>
            <w:vAlign w:val="bottom"/>
            <w:hideMark/>
          </w:tcPr>
          <w:p w14:paraId="62A3250E"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F</w:t>
            </w:r>
          </w:p>
        </w:tc>
        <w:tc>
          <w:tcPr>
            <w:tcW w:w="2328" w:type="dxa"/>
            <w:tcBorders>
              <w:top w:val="nil"/>
              <w:left w:val="nil"/>
              <w:bottom w:val="nil"/>
              <w:right w:val="nil"/>
            </w:tcBorders>
            <w:shd w:val="clear" w:color="auto" w:fill="auto"/>
            <w:noWrap/>
            <w:vAlign w:val="bottom"/>
            <w:hideMark/>
          </w:tcPr>
          <w:p w14:paraId="27D1626E"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ARF/MOSF</w:t>
            </w:r>
          </w:p>
        </w:tc>
        <w:tc>
          <w:tcPr>
            <w:tcW w:w="1132" w:type="dxa"/>
            <w:tcBorders>
              <w:top w:val="nil"/>
              <w:left w:val="nil"/>
              <w:bottom w:val="nil"/>
              <w:right w:val="nil"/>
            </w:tcBorders>
            <w:shd w:val="clear" w:color="auto" w:fill="auto"/>
            <w:noWrap/>
            <w:vAlign w:val="bottom"/>
            <w:hideMark/>
          </w:tcPr>
          <w:p w14:paraId="26B9CF5C"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46810.66</w:t>
            </w:r>
          </w:p>
        </w:tc>
        <w:tc>
          <w:tcPr>
            <w:tcW w:w="1021" w:type="dxa"/>
            <w:tcBorders>
              <w:top w:val="nil"/>
              <w:left w:val="nil"/>
              <w:bottom w:val="nil"/>
              <w:right w:val="nil"/>
            </w:tcBorders>
            <w:shd w:val="clear" w:color="auto" w:fill="auto"/>
            <w:noWrap/>
            <w:vAlign w:val="bottom"/>
            <w:hideMark/>
          </w:tcPr>
          <w:p w14:paraId="4154B525"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143</w:t>
            </w:r>
          </w:p>
        </w:tc>
        <w:tc>
          <w:tcPr>
            <w:tcW w:w="581" w:type="dxa"/>
            <w:tcBorders>
              <w:top w:val="nil"/>
              <w:left w:val="nil"/>
              <w:bottom w:val="nil"/>
              <w:right w:val="nil"/>
            </w:tcBorders>
            <w:shd w:val="clear" w:color="auto" w:fill="auto"/>
            <w:noWrap/>
            <w:vAlign w:val="bottom"/>
            <w:hideMark/>
          </w:tcPr>
          <w:p w14:paraId="69B6132C"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135</w:t>
            </w:r>
          </w:p>
        </w:tc>
        <w:tc>
          <w:tcPr>
            <w:tcW w:w="820" w:type="dxa"/>
            <w:tcBorders>
              <w:top w:val="nil"/>
              <w:left w:val="nil"/>
              <w:bottom w:val="nil"/>
              <w:right w:val="nil"/>
            </w:tcBorders>
            <w:shd w:val="clear" w:color="auto" w:fill="auto"/>
            <w:noWrap/>
            <w:vAlign w:val="bottom"/>
            <w:hideMark/>
          </w:tcPr>
          <w:p w14:paraId="090A6ACF"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35.50</w:t>
            </w:r>
          </w:p>
        </w:tc>
        <w:tc>
          <w:tcPr>
            <w:tcW w:w="820" w:type="dxa"/>
            <w:tcBorders>
              <w:top w:val="nil"/>
              <w:left w:val="nil"/>
              <w:bottom w:val="nil"/>
              <w:right w:val="nil"/>
            </w:tcBorders>
            <w:shd w:val="clear" w:color="auto" w:fill="auto"/>
            <w:noWrap/>
            <w:vAlign w:val="bottom"/>
            <w:hideMark/>
          </w:tcPr>
          <w:p w14:paraId="6FB04949"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540.0</w:t>
            </w:r>
          </w:p>
        </w:tc>
        <w:tc>
          <w:tcPr>
            <w:tcW w:w="640" w:type="dxa"/>
            <w:tcBorders>
              <w:top w:val="nil"/>
              <w:left w:val="nil"/>
              <w:bottom w:val="nil"/>
              <w:right w:val="nil"/>
            </w:tcBorders>
            <w:shd w:val="clear" w:color="auto" w:fill="auto"/>
            <w:noWrap/>
            <w:vAlign w:val="bottom"/>
            <w:hideMark/>
          </w:tcPr>
          <w:p w14:paraId="58F8574D"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3.0</w:t>
            </w:r>
          </w:p>
        </w:tc>
      </w:tr>
      <w:tr w:rsidR="00FB7759" w:rsidRPr="00FB7759" w14:paraId="6451AEBA" w14:textId="77777777" w:rsidTr="00FB7759">
        <w:trPr>
          <w:trHeight w:val="300"/>
        </w:trPr>
        <w:tc>
          <w:tcPr>
            <w:tcW w:w="642" w:type="dxa"/>
            <w:tcBorders>
              <w:top w:val="nil"/>
              <w:left w:val="nil"/>
              <w:bottom w:val="nil"/>
              <w:right w:val="nil"/>
            </w:tcBorders>
            <w:shd w:val="clear" w:color="auto" w:fill="auto"/>
            <w:noWrap/>
            <w:vAlign w:val="bottom"/>
            <w:hideMark/>
          </w:tcPr>
          <w:p w14:paraId="2E308064" w14:textId="77777777" w:rsidR="00FB7759" w:rsidRPr="00FB7759" w:rsidRDefault="00FB7759" w:rsidP="00FB7759">
            <w:pPr>
              <w:spacing w:after="0" w:line="240" w:lineRule="auto"/>
              <w:jc w:val="right"/>
              <w:rPr>
                <w:rFonts w:asciiTheme="minorHAnsi" w:hAnsiTheme="minorHAnsi"/>
                <w:color w:val="000000"/>
                <w:lang w:val="en-US" w:bidi="ar-SA"/>
              </w:rPr>
            </w:pPr>
            <w:r w:rsidRPr="00FB7759">
              <w:rPr>
                <w:rFonts w:asciiTheme="minorHAnsi" w:hAnsiTheme="minorHAnsi"/>
                <w:color w:val="000000"/>
                <w:lang w:val="en-US" w:bidi="ar-SA"/>
              </w:rPr>
              <w:t>0.38</w:t>
            </w:r>
          </w:p>
        </w:tc>
        <w:tc>
          <w:tcPr>
            <w:tcW w:w="581" w:type="dxa"/>
            <w:tcBorders>
              <w:top w:val="nil"/>
              <w:left w:val="nil"/>
              <w:bottom w:val="nil"/>
              <w:right w:val="nil"/>
            </w:tcBorders>
            <w:shd w:val="clear" w:color="auto" w:fill="auto"/>
            <w:noWrap/>
            <w:vAlign w:val="bottom"/>
            <w:hideMark/>
          </w:tcPr>
          <w:p w14:paraId="15BA47C9"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224</w:t>
            </w:r>
          </w:p>
        </w:tc>
        <w:tc>
          <w:tcPr>
            <w:tcW w:w="564" w:type="dxa"/>
            <w:tcBorders>
              <w:top w:val="nil"/>
              <w:left w:val="nil"/>
              <w:bottom w:val="nil"/>
              <w:right w:val="nil"/>
            </w:tcBorders>
            <w:shd w:val="clear" w:color="auto" w:fill="auto"/>
            <w:noWrap/>
            <w:vAlign w:val="bottom"/>
            <w:hideMark/>
          </w:tcPr>
          <w:p w14:paraId="26609A20"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65</w:t>
            </w:r>
          </w:p>
        </w:tc>
        <w:tc>
          <w:tcPr>
            <w:tcW w:w="580" w:type="dxa"/>
            <w:tcBorders>
              <w:top w:val="nil"/>
              <w:left w:val="nil"/>
              <w:bottom w:val="nil"/>
              <w:right w:val="nil"/>
            </w:tcBorders>
            <w:shd w:val="clear" w:color="auto" w:fill="auto"/>
            <w:noWrap/>
            <w:vAlign w:val="bottom"/>
            <w:hideMark/>
          </w:tcPr>
          <w:p w14:paraId="630588A0"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F</w:t>
            </w:r>
          </w:p>
        </w:tc>
        <w:tc>
          <w:tcPr>
            <w:tcW w:w="2328" w:type="dxa"/>
            <w:tcBorders>
              <w:top w:val="nil"/>
              <w:left w:val="nil"/>
              <w:bottom w:val="nil"/>
              <w:right w:val="nil"/>
            </w:tcBorders>
            <w:shd w:val="clear" w:color="auto" w:fill="auto"/>
            <w:noWrap/>
            <w:vAlign w:val="bottom"/>
            <w:hideMark/>
          </w:tcPr>
          <w:p w14:paraId="66575B82"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Coma</w:t>
            </w:r>
          </w:p>
        </w:tc>
        <w:tc>
          <w:tcPr>
            <w:tcW w:w="1132" w:type="dxa"/>
            <w:tcBorders>
              <w:top w:val="nil"/>
              <w:left w:val="nil"/>
              <w:bottom w:val="nil"/>
              <w:right w:val="nil"/>
            </w:tcBorders>
            <w:shd w:val="clear" w:color="auto" w:fill="auto"/>
            <w:noWrap/>
            <w:vAlign w:val="bottom"/>
            <w:hideMark/>
          </w:tcPr>
          <w:p w14:paraId="405E6DF5"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5589.57</w:t>
            </w:r>
          </w:p>
        </w:tc>
        <w:tc>
          <w:tcPr>
            <w:tcW w:w="1021" w:type="dxa"/>
            <w:tcBorders>
              <w:top w:val="nil"/>
              <w:left w:val="nil"/>
              <w:bottom w:val="nil"/>
              <w:right w:val="nil"/>
            </w:tcBorders>
            <w:shd w:val="clear" w:color="auto" w:fill="auto"/>
            <w:noWrap/>
            <w:vAlign w:val="bottom"/>
            <w:hideMark/>
          </w:tcPr>
          <w:p w14:paraId="01AD20C8"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56</w:t>
            </w:r>
          </w:p>
        </w:tc>
        <w:tc>
          <w:tcPr>
            <w:tcW w:w="581" w:type="dxa"/>
            <w:tcBorders>
              <w:top w:val="nil"/>
              <w:left w:val="nil"/>
              <w:bottom w:val="nil"/>
              <w:right w:val="nil"/>
            </w:tcBorders>
            <w:shd w:val="clear" w:color="auto" w:fill="auto"/>
            <w:noWrap/>
            <w:vAlign w:val="bottom"/>
            <w:hideMark/>
          </w:tcPr>
          <w:p w14:paraId="69CF44C9"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47</w:t>
            </w:r>
          </w:p>
        </w:tc>
        <w:tc>
          <w:tcPr>
            <w:tcW w:w="820" w:type="dxa"/>
            <w:tcBorders>
              <w:top w:val="nil"/>
              <w:left w:val="nil"/>
              <w:bottom w:val="nil"/>
              <w:right w:val="nil"/>
            </w:tcBorders>
            <w:shd w:val="clear" w:color="auto" w:fill="auto"/>
            <w:noWrap/>
            <w:vAlign w:val="bottom"/>
            <w:hideMark/>
          </w:tcPr>
          <w:p w14:paraId="4F8ED2B3"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38.09</w:t>
            </w:r>
          </w:p>
        </w:tc>
        <w:tc>
          <w:tcPr>
            <w:tcW w:w="820" w:type="dxa"/>
            <w:tcBorders>
              <w:top w:val="nil"/>
              <w:left w:val="nil"/>
              <w:bottom w:val="nil"/>
              <w:right w:val="nil"/>
            </w:tcBorders>
            <w:shd w:val="clear" w:color="auto" w:fill="auto"/>
            <w:noWrap/>
            <w:vAlign w:val="bottom"/>
            <w:hideMark/>
          </w:tcPr>
          <w:p w14:paraId="3535FB4A"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393.3</w:t>
            </w:r>
          </w:p>
        </w:tc>
        <w:tc>
          <w:tcPr>
            <w:tcW w:w="640" w:type="dxa"/>
            <w:tcBorders>
              <w:top w:val="nil"/>
              <w:left w:val="nil"/>
              <w:bottom w:val="nil"/>
              <w:right w:val="nil"/>
            </w:tcBorders>
            <w:shd w:val="clear" w:color="auto" w:fill="auto"/>
            <w:noWrap/>
            <w:vAlign w:val="bottom"/>
            <w:hideMark/>
          </w:tcPr>
          <w:p w14:paraId="72F60CB0"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2.6</w:t>
            </w:r>
          </w:p>
        </w:tc>
      </w:tr>
      <w:tr w:rsidR="00FB7759" w:rsidRPr="00FB7759" w14:paraId="04E120F3" w14:textId="77777777" w:rsidTr="00FB7759">
        <w:trPr>
          <w:trHeight w:val="300"/>
        </w:trPr>
        <w:tc>
          <w:tcPr>
            <w:tcW w:w="642" w:type="dxa"/>
            <w:tcBorders>
              <w:top w:val="nil"/>
              <w:left w:val="nil"/>
              <w:bottom w:val="nil"/>
              <w:right w:val="nil"/>
            </w:tcBorders>
            <w:shd w:val="clear" w:color="auto" w:fill="auto"/>
            <w:noWrap/>
            <w:vAlign w:val="bottom"/>
            <w:hideMark/>
          </w:tcPr>
          <w:p w14:paraId="2CA8F9E7" w14:textId="77777777" w:rsidR="00FB7759" w:rsidRPr="00FB7759" w:rsidRDefault="00FB7759" w:rsidP="00FB7759">
            <w:pPr>
              <w:spacing w:after="0" w:line="240" w:lineRule="auto"/>
              <w:jc w:val="right"/>
              <w:rPr>
                <w:rFonts w:asciiTheme="minorHAnsi" w:hAnsiTheme="minorHAnsi"/>
                <w:color w:val="000000"/>
                <w:lang w:val="en-US" w:bidi="ar-SA"/>
              </w:rPr>
            </w:pPr>
            <w:r w:rsidRPr="00FB7759">
              <w:rPr>
                <w:rFonts w:asciiTheme="minorHAnsi" w:hAnsiTheme="minorHAnsi"/>
                <w:color w:val="000000"/>
                <w:lang w:val="en-US" w:bidi="ar-SA"/>
              </w:rPr>
              <w:t>0.34</w:t>
            </w:r>
          </w:p>
        </w:tc>
        <w:tc>
          <w:tcPr>
            <w:tcW w:w="581" w:type="dxa"/>
            <w:tcBorders>
              <w:top w:val="nil"/>
              <w:left w:val="nil"/>
              <w:bottom w:val="nil"/>
              <w:right w:val="nil"/>
            </w:tcBorders>
            <w:shd w:val="clear" w:color="auto" w:fill="auto"/>
            <w:noWrap/>
            <w:vAlign w:val="bottom"/>
            <w:hideMark/>
          </w:tcPr>
          <w:p w14:paraId="6987CEB5"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253</w:t>
            </w:r>
          </w:p>
        </w:tc>
        <w:tc>
          <w:tcPr>
            <w:tcW w:w="564" w:type="dxa"/>
            <w:tcBorders>
              <w:top w:val="nil"/>
              <w:left w:val="nil"/>
              <w:bottom w:val="nil"/>
              <w:right w:val="nil"/>
            </w:tcBorders>
            <w:shd w:val="clear" w:color="auto" w:fill="auto"/>
            <w:noWrap/>
            <w:vAlign w:val="bottom"/>
            <w:hideMark/>
          </w:tcPr>
          <w:p w14:paraId="1A11F403"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67</w:t>
            </w:r>
          </w:p>
        </w:tc>
        <w:tc>
          <w:tcPr>
            <w:tcW w:w="580" w:type="dxa"/>
            <w:tcBorders>
              <w:top w:val="nil"/>
              <w:left w:val="nil"/>
              <w:bottom w:val="nil"/>
              <w:right w:val="nil"/>
            </w:tcBorders>
            <w:shd w:val="clear" w:color="auto" w:fill="auto"/>
            <w:noWrap/>
            <w:vAlign w:val="bottom"/>
            <w:hideMark/>
          </w:tcPr>
          <w:p w14:paraId="3DCACD0A"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M</w:t>
            </w:r>
          </w:p>
        </w:tc>
        <w:tc>
          <w:tcPr>
            <w:tcW w:w="2328" w:type="dxa"/>
            <w:tcBorders>
              <w:top w:val="nil"/>
              <w:left w:val="nil"/>
              <w:bottom w:val="nil"/>
              <w:right w:val="nil"/>
            </w:tcBorders>
            <w:shd w:val="clear" w:color="auto" w:fill="auto"/>
            <w:noWrap/>
            <w:vAlign w:val="bottom"/>
            <w:hideMark/>
          </w:tcPr>
          <w:p w14:paraId="2828CA15"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Colon cancer</w:t>
            </w:r>
          </w:p>
        </w:tc>
        <w:tc>
          <w:tcPr>
            <w:tcW w:w="1132" w:type="dxa"/>
            <w:tcBorders>
              <w:top w:val="nil"/>
              <w:left w:val="nil"/>
              <w:bottom w:val="nil"/>
              <w:right w:val="nil"/>
            </w:tcBorders>
            <w:shd w:val="clear" w:color="auto" w:fill="auto"/>
            <w:noWrap/>
            <w:vAlign w:val="bottom"/>
            <w:hideMark/>
          </w:tcPr>
          <w:p w14:paraId="3FDD4C1D"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9882.65</w:t>
            </w:r>
          </w:p>
        </w:tc>
        <w:tc>
          <w:tcPr>
            <w:tcW w:w="1021" w:type="dxa"/>
            <w:tcBorders>
              <w:top w:val="nil"/>
              <w:left w:val="nil"/>
              <w:bottom w:val="nil"/>
              <w:right w:val="nil"/>
            </w:tcBorders>
            <w:shd w:val="clear" w:color="auto" w:fill="auto"/>
            <w:noWrap/>
            <w:vAlign w:val="bottom"/>
            <w:hideMark/>
          </w:tcPr>
          <w:p w14:paraId="27BDCF20"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117</w:t>
            </w:r>
          </w:p>
        </w:tc>
        <w:tc>
          <w:tcPr>
            <w:tcW w:w="581" w:type="dxa"/>
            <w:tcBorders>
              <w:top w:val="nil"/>
              <w:left w:val="nil"/>
              <w:bottom w:val="nil"/>
              <w:right w:val="nil"/>
            </w:tcBorders>
            <w:shd w:val="clear" w:color="auto" w:fill="auto"/>
            <w:noWrap/>
            <w:vAlign w:val="bottom"/>
            <w:hideMark/>
          </w:tcPr>
          <w:p w14:paraId="37BFC941"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110</w:t>
            </w:r>
          </w:p>
        </w:tc>
        <w:tc>
          <w:tcPr>
            <w:tcW w:w="820" w:type="dxa"/>
            <w:tcBorders>
              <w:top w:val="nil"/>
              <w:left w:val="nil"/>
              <w:bottom w:val="nil"/>
              <w:right w:val="nil"/>
            </w:tcBorders>
            <w:shd w:val="clear" w:color="auto" w:fill="auto"/>
            <w:noWrap/>
            <w:vAlign w:val="bottom"/>
            <w:hideMark/>
          </w:tcPr>
          <w:p w14:paraId="53989928"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35.70</w:t>
            </w:r>
          </w:p>
        </w:tc>
        <w:tc>
          <w:tcPr>
            <w:tcW w:w="820" w:type="dxa"/>
            <w:tcBorders>
              <w:top w:val="nil"/>
              <w:left w:val="nil"/>
              <w:bottom w:val="nil"/>
              <w:right w:val="nil"/>
            </w:tcBorders>
            <w:shd w:val="clear" w:color="auto" w:fill="auto"/>
            <w:noWrap/>
            <w:vAlign w:val="bottom"/>
            <w:hideMark/>
          </w:tcPr>
          <w:p w14:paraId="20386581"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316.3</w:t>
            </w:r>
          </w:p>
        </w:tc>
        <w:tc>
          <w:tcPr>
            <w:tcW w:w="640" w:type="dxa"/>
            <w:tcBorders>
              <w:top w:val="nil"/>
              <w:left w:val="nil"/>
              <w:bottom w:val="nil"/>
              <w:right w:val="nil"/>
            </w:tcBorders>
            <w:shd w:val="clear" w:color="auto" w:fill="auto"/>
            <w:noWrap/>
            <w:vAlign w:val="bottom"/>
            <w:hideMark/>
          </w:tcPr>
          <w:p w14:paraId="2E9AD4C4"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2.7</w:t>
            </w:r>
          </w:p>
        </w:tc>
      </w:tr>
      <w:tr w:rsidR="00FB7759" w:rsidRPr="00FB7759" w14:paraId="035725F3" w14:textId="77777777" w:rsidTr="00FB7759">
        <w:trPr>
          <w:trHeight w:val="300"/>
        </w:trPr>
        <w:tc>
          <w:tcPr>
            <w:tcW w:w="642" w:type="dxa"/>
            <w:tcBorders>
              <w:top w:val="nil"/>
              <w:left w:val="nil"/>
              <w:bottom w:val="nil"/>
              <w:right w:val="nil"/>
            </w:tcBorders>
            <w:shd w:val="clear" w:color="auto" w:fill="auto"/>
            <w:noWrap/>
            <w:vAlign w:val="bottom"/>
            <w:hideMark/>
          </w:tcPr>
          <w:p w14:paraId="4BB9B12A" w14:textId="77777777" w:rsidR="00FB7759" w:rsidRPr="00FB7759" w:rsidRDefault="00FB7759" w:rsidP="00FB7759">
            <w:pPr>
              <w:spacing w:after="0" w:line="240" w:lineRule="auto"/>
              <w:jc w:val="right"/>
              <w:rPr>
                <w:rFonts w:asciiTheme="minorHAnsi" w:hAnsiTheme="minorHAnsi"/>
                <w:color w:val="000000"/>
                <w:lang w:val="en-US" w:bidi="ar-SA"/>
              </w:rPr>
            </w:pPr>
            <w:r w:rsidRPr="00FB7759">
              <w:rPr>
                <w:rFonts w:asciiTheme="minorHAnsi" w:hAnsiTheme="minorHAnsi"/>
                <w:color w:val="000000"/>
                <w:lang w:val="en-US" w:bidi="ar-SA"/>
              </w:rPr>
              <w:t>0.34</w:t>
            </w:r>
          </w:p>
        </w:tc>
        <w:tc>
          <w:tcPr>
            <w:tcW w:w="581" w:type="dxa"/>
            <w:tcBorders>
              <w:top w:val="nil"/>
              <w:left w:val="nil"/>
              <w:bottom w:val="nil"/>
              <w:right w:val="nil"/>
            </w:tcBorders>
            <w:shd w:val="clear" w:color="auto" w:fill="auto"/>
            <w:noWrap/>
            <w:vAlign w:val="bottom"/>
            <w:hideMark/>
          </w:tcPr>
          <w:p w14:paraId="2DCE7C83"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675</w:t>
            </w:r>
          </w:p>
        </w:tc>
        <w:tc>
          <w:tcPr>
            <w:tcW w:w="564" w:type="dxa"/>
            <w:tcBorders>
              <w:top w:val="nil"/>
              <w:left w:val="nil"/>
              <w:bottom w:val="nil"/>
              <w:right w:val="nil"/>
            </w:tcBorders>
            <w:shd w:val="clear" w:color="auto" w:fill="auto"/>
            <w:noWrap/>
            <w:vAlign w:val="bottom"/>
            <w:hideMark/>
          </w:tcPr>
          <w:p w14:paraId="658B88C7"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53</w:t>
            </w:r>
          </w:p>
        </w:tc>
        <w:tc>
          <w:tcPr>
            <w:tcW w:w="580" w:type="dxa"/>
            <w:tcBorders>
              <w:top w:val="nil"/>
              <w:left w:val="nil"/>
              <w:bottom w:val="nil"/>
              <w:right w:val="nil"/>
            </w:tcBorders>
            <w:shd w:val="clear" w:color="auto" w:fill="auto"/>
            <w:noWrap/>
            <w:vAlign w:val="bottom"/>
            <w:hideMark/>
          </w:tcPr>
          <w:p w14:paraId="350B164E"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M</w:t>
            </w:r>
          </w:p>
        </w:tc>
        <w:tc>
          <w:tcPr>
            <w:tcW w:w="2328" w:type="dxa"/>
            <w:tcBorders>
              <w:top w:val="nil"/>
              <w:left w:val="nil"/>
              <w:bottom w:val="nil"/>
              <w:right w:val="nil"/>
            </w:tcBorders>
            <w:shd w:val="clear" w:color="auto" w:fill="auto"/>
            <w:noWrap/>
            <w:vAlign w:val="bottom"/>
            <w:hideMark/>
          </w:tcPr>
          <w:p w14:paraId="05638A47"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Lung cancer</w:t>
            </w:r>
          </w:p>
        </w:tc>
        <w:tc>
          <w:tcPr>
            <w:tcW w:w="1132" w:type="dxa"/>
            <w:tcBorders>
              <w:top w:val="nil"/>
              <w:left w:val="nil"/>
              <w:bottom w:val="nil"/>
              <w:right w:val="nil"/>
            </w:tcBorders>
            <w:shd w:val="clear" w:color="auto" w:fill="auto"/>
            <w:noWrap/>
            <w:vAlign w:val="bottom"/>
            <w:hideMark/>
          </w:tcPr>
          <w:p w14:paraId="56BC7466"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45421.34</w:t>
            </w:r>
          </w:p>
        </w:tc>
        <w:tc>
          <w:tcPr>
            <w:tcW w:w="1021" w:type="dxa"/>
            <w:tcBorders>
              <w:top w:val="nil"/>
              <w:left w:val="nil"/>
              <w:bottom w:val="nil"/>
              <w:right w:val="nil"/>
            </w:tcBorders>
            <w:shd w:val="clear" w:color="auto" w:fill="auto"/>
            <w:noWrap/>
            <w:vAlign w:val="bottom"/>
            <w:hideMark/>
          </w:tcPr>
          <w:p w14:paraId="16CA4626"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142</w:t>
            </w:r>
          </w:p>
        </w:tc>
        <w:tc>
          <w:tcPr>
            <w:tcW w:w="581" w:type="dxa"/>
            <w:tcBorders>
              <w:top w:val="nil"/>
              <w:left w:val="nil"/>
              <w:bottom w:val="nil"/>
              <w:right w:val="nil"/>
            </w:tcBorders>
            <w:shd w:val="clear" w:color="auto" w:fill="auto"/>
            <w:noWrap/>
            <w:vAlign w:val="bottom"/>
            <w:hideMark/>
          </w:tcPr>
          <w:p w14:paraId="68F1D228"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68</w:t>
            </w:r>
          </w:p>
        </w:tc>
        <w:tc>
          <w:tcPr>
            <w:tcW w:w="820" w:type="dxa"/>
            <w:tcBorders>
              <w:top w:val="nil"/>
              <w:left w:val="nil"/>
              <w:bottom w:val="nil"/>
              <w:right w:val="nil"/>
            </w:tcBorders>
            <w:shd w:val="clear" w:color="auto" w:fill="auto"/>
            <w:noWrap/>
            <w:vAlign w:val="bottom"/>
            <w:hideMark/>
          </w:tcPr>
          <w:p w14:paraId="201824C5"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38.20</w:t>
            </w:r>
          </w:p>
        </w:tc>
        <w:tc>
          <w:tcPr>
            <w:tcW w:w="820" w:type="dxa"/>
            <w:tcBorders>
              <w:top w:val="nil"/>
              <w:left w:val="nil"/>
              <w:bottom w:val="nil"/>
              <w:right w:val="nil"/>
            </w:tcBorders>
            <w:shd w:val="clear" w:color="auto" w:fill="auto"/>
            <w:noWrap/>
            <w:vAlign w:val="bottom"/>
            <w:hideMark/>
          </w:tcPr>
          <w:p w14:paraId="5947640B"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300.0</w:t>
            </w:r>
          </w:p>
        </w:tc>
        <w:tc>
          <w:tcPr>
            <w:tcW w:w="640" w:type="dxa"/>
            <w:tcBorders>
              <w:top w:val="nil"/>
              <w:left w:val="nil"/>
              <w:bottom w:val="nil"/>
              <w:right w:val="nil"/>
            </w:tcBorders>
            <w:shd w:val="clear" w:color="auto" w:fill="auto"/>
            <w:noWrap/>
            <w:vAlign w:val="bottom"/>
            <w:hideMark/>
          </w:tcPr>
          <w:p w14:paraId="22D5E8F8"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3.1</w:t>
            </w:r>
          </w:p>
        </w:tc>
      </w:tr>
      <w:tr w:rsidR="00FB7759" w:rsidRPr="00FB7759" w14:paraId="19C8B0A4" w14:textId="77777777" w:rsidTr="00FB7759">
        <w:trPr>
          <w:trHeight w:val="300"/>
        </w:trPr>
        <w:tc>
          <w:tcPr>
            <w:tcW w:w="642" w:type="dxa"/>
            <w:tcBorders>
              <w:top w:val="nil"/>
              <w:left w:val="nil"/>
              <w:bottom w:val="nil"/>
              <w:right w:val="nil"/>
            </w:tcBorders>
            <w:shd w:val="clear" w:color="auto" w:fill="auto"/>
            <w:noWrap/>
            <w:vAlign w:val="bottom"/>
            <w:hideMark/>
          </w:tcPr>
          <w:p w14:paraId="41578311" w14:textId="77777777" w:rsidR="00FB7759" w:rsidRPr="00FB7759" w:rsidRDefault="00FB7759" w:rsidP="00FB7759">
            <w:pPr>
              <w:spacing w:after="0" w:line="240" w:lineRule="auto"/>
              <w:jc w:val="right"/>
              <w:rPr>
                <w:rFonts w:asciiTheme="minorHAnsi" w:hAnsiTheme="minorHAnsi"/>
                <w:color w:val="000000"/>
                <w:lang w:val="en-US" w:bidi="ar-SA"/>
              </w:rPr>
            </w:pPr>
            <w:r w:rsidRPr="00FB7759">
              <w:rPr>
                <w:rFonts w:asciiTheme="minorHAnsi" w:hAnsiTheme="minorHAnsi"/>
                <w:color w:val="000000"/>
                <w:lang w:val="en-US" w:bidi="ar-SA"/>
              </w:rPr>
              <w:t>0.35</w:t>
            </w:r>
          </w:p>
        </w:tc>
        <w:tc>
          <w:tcPr>
            <w:tcW w:w="581" w:type="dxa"/>
            <w:tcBorders>
              <w:top w:val="nil"/>
              <w:left w:val="nil"/>
              <w:bottom w:val="nil"/>
              <w:right w:val="nil"/>
            </w:tcBorders>
            <w:shd w:val="clear" w:color="auto" w:fill="auto"/>
            <w:noWrap/>
            <w:vAlign w:val="bottom"/>
            <w:hideMark/>
          </w:tcPr>
          <w:p w14:paraId="554BE7F5"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744</w:t>
            </w:r>
          </w:p>
        </w:tc>
        <w:tc>
          <w:tcPr>
            <w:tcW w:w="564" w:type="dxa"/>
            <w:tcBorders>
              <w:top w:val="nil"/>
              <w:left w:val="nil"/>
              <w:bottom w:val="nil"/>
              <w:right w:val="nil"/>
            </w:tcBorders>
            <w:shd w:val="clear" w:color="auto" w:fill="auto"/>
            <w:noWrap/>
            <w:vAlign w:val="bottom"/>
            <w:hideMark/>
          </w:tcPr>
          <w:p w14:paraId="5C0E9877"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75</w:t>
            </w:r>
          </w:p>
        </w:tc>
        <w:tc>
          <w:tcPr>
            <w:tcW w:w="580" w:type="dxa"/>
            <w:tcBorders>
              <w:top w:val="nil"/>
              <w:left w:val="nil"/>
              <w:bottom w:val="nil"/>
              <w:right w:val="nil"/>
            </w:tcBorders>
            <w:shd w:val="clear" w:color="auto" w:fill="auto"/>
            <w:noWrap/>
            <w:vAlign w:val="bottom"/>
            <w:hideMark/>
          </w:tcPr>
          <w:p w14:paraId="36FBEDBD"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M</w:t>
            </w:r>
          </w:p>
        </w:tc>
        <w:tc>
          <w:tcPr>
            <w:tcW w:w="2328" w:type="dxa"/>
            <w:tcBorders>
              <w:top w:val="nil"/>
              <w:left w:val="nil"/>
              <w:bottom w:val="nil"/>
              <w:right w:val="nil"/>
            </w:tcBorders>
            <w:shd w:val="clear" w:color="auto" w:fill="auto"/>
            <w:noWrap/>
            <w:vAlign w:val="bottom"/>
            <w:hideMark/>
          </w:tcPr>
          <w:p w14:paraId="79DC43B3"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Colon cancer</w:t>
            </w:r>
          </w:p>
        </w:tc>
        <w:tc>
          <w:tcPr>
            <w:tcW w:w="1132" w:type="dxa"/>
            <w:tcBorders>
              <w:top w:val="nil"/>
              <w:left w:val="nil"/>
              <w:bottom w:val="nil"/>
              <w:right w:val="nil"/>
            </w:tcBorders>
            <w:shd w:val="clear" w:color="auto" w:fill="auto"/>
            <w:noWrap/>
            <w:vAlign w:val="bottom"/>
            <w:hideMark/>
          </w:tcPr>
          <w:p w14:paraId="121E1447"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5308.98</w:t>
            </w:r>
          </w:p>
        </w:tc>
        <w:tc>
          <w:tcPr>
            <w:tcW w:w="1021" w:type="dxa"/>
            <w:tcBorders>
              <w:top w:val="nil"/>
              <w:left w:val="nil"/>
              <w:bottom w:val="nil"/>
              <w:right w:val="nil"/>
            </w:tcBorders>
            <w:shd w:val="clear" w:color="auto" w:fill="auto"/>
            <w:noWrap/>
            <w:vAlign w:val="bottom"/>
            <w:hideMark/>
          </w:tcPr>
          <w:p w14:paraId="26FCB126"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99</w:t>
            </w:r>
          </w:p>
        </w:tc>
        <w:tc>
          <w:tcPr>
            <w:tcW w:w="581" w:type="dxa"/>
            <w:tcBorders>
              <w:top w:val="nil"/>
              <w:left w:val="nil"/>
              <w:bottom w:val="nil"/>
              <w:right w:val="nil"/>
            </w:tcBorders>
            <w:shd w:val="clear" w:color="auto" w:fill="auto"/>
            <w:noWrap/>
            <w:vAlign w:val="bottom"/>
            <w:hideMark/>
          </w:tcPr>
          <w:p w14:paraId="4724D1FA"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107</w:t>
            </w:r>
          </w:p>
        </w:tc>
        <w:tc>
          <w:tcPr>
            <w:tcW w:w="820" w:type="dxa"/>
            <w:tcBorders>
              <w:top w:val="nil"/>
              <w:left w:val="nil"/>
              <w:bottom w:val="nil"/>
              <w:right w:val="nil"/>
            </w:tcBorders>
            <w:shd w:val="clear" w:color="auto" w:fill="auto"/>
            <w:noWrap/>
            <w:vAlign w:val="bottom"/>
            <w:hideMark/>
          </w:tcPr>
          <w:p w14:paraId="6A982F1F"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36.40</w:t>
            </w:r>
          </w:p>
        </w:tc>
        <w:tc>
          <w:tcPr>
            <w:tcW w:w="820" w:type="dxa"/>
            <w:tcBorders>
              <w:top w:val="nil"/>
              <w:left w:val="nil"/>
              <w:bottom w:val="nil"/>
              <w:right w:val="nil"/>
            </w:tcBorders>
            <w:shd w:val="clear" w:color="auto" w:fill="auto"/>
            <w:noWrap/>
            <w:vAlign w:val="bottom"/>
            <w:hideMark/>
          </w:tcPr>
          <w:p w14:paraId="6B54A727"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228.6</w:t>
            </w:r>
          </w:p>
        </w:tc>
        <w:tc>
          <w:tcPr>
            <w:tcW w:w="640" w:type="dxa"/>
            <w:tcBorders>
              <w:top w:val="nil"/>
              <w:left w:val="nil"/>
              <w:bottom w:val="nil"/>
              <w:right w:val="nil"/>
            </w:tcBorders>
            <w:shd w:val="clear" w:color="auto" w:fill="auto"/>
            <w:noWrap/>
            <w:vAlign w:val="bottom"/>
            <w:hideMark/>
          </w:tcPr>
          <w:p w14:paraId="299D7CC7"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2.6</w:t>
            </w:r>
          </w:p>
        </w:tc>
      </w:tr>
      <w:tr w:rsidR="00FB7759" w:rsidRPr="00FB7759" w14:paraId="507D0695" w14:textId="77777777" w:rsidTr="00FB7759">
        <w:trPr>
          <w:trHeight w:val="300"/>
        </w:trPr>
        <w:tc>
          <w:tcPr>
            <w:tcW w:w="642" w:type="dxa"/>
            <w:tcBorders>
              <w:top w:val="nil"/>
              <w:left w:val="nil"/>
              <w:bottom w:val="nil"/>
              <w:right w:val="nil"/>
            </w:tcBorders>
            <w:shd w:val="clear" w:color="auto" w:fill="auto"/>
            <w:noWrap/>
            <w:vAlign w:val="bottom"/>
            <w:hideMark/>
          </w:tcPr>
          <w:p w14:paraId="432D4EF5" w14:textId="77777777" w:rsidR="00FB7759" w:rsidRPr="00FB7759" w:rsidRDefault="00FB7759" w:rsidP="00FB7759">
            <w:pPr>
              <w:spacing w:after="0" w:line="240" w:lineRule="auto"/>
              <w:jc w:val="right"/>
              <w:rPr>
                <w:rFonts w:asciiTheme="minorHAnsi" w:hAnsiTheme="minorHAnsi"/>
                <w:color w:val="000000"/>
                <w:lang w:val="en-US" w:bidi="ar-SA"/>
              </w:rPr>
            </w:pPr>
            <w:r w:rsidRPr="00FB7759">
              <w:rPr>
                <w:rFonts w:asciiTheme="minorHAnsi" w:hAnsiTheme="minorHAnsi"/>
                <w:color w:val="000000"/>
                <w:lang w:val="en-US" w:bidi="ar-SA"/>
              </w:rPr>
              <w:t>0.47</w:t>
            </w:r>
          </w:p>
        </w:tc>
        <w:tc>
          <w:tcPr>
            <w:tcW w:w="581" w:type="dxa"/>
            <w:tcBorders>
              <w:top w:val="nil"/>
              <w:left w:val="nil"/>
              <w:bottom w:val="nil"/>
              <w:right w:val="nil"/>
            </w:tcBorders>
            <w:shd w:val="clear" w:color="auto" w:fill="auto"/>
            <w:noWrap/>
            <w:vAlign w:val="bottom"/>
            <w:hideMark/>
          </w:tcPr>
          <w:p w14:paraId="3C3ADC81"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789</w:t>
            </w:r>
          </w:p>
        </w:tc>
        <w:tc>
          <w:tcPr>
            <w:tcW w:w="564" w:type="dxa"/>
            <w:tcBorders>
              <w:top w:val="nil"/>
              <w:left w:val="nil"/>
              <w:bottom w:val="nil"/>
              <w:right w:val="nil"/>
            </w:tcBorders>
            <w:shd w:val="clear" w:color="auto" w:fill="auto"/>
            <w:noWrap/>
            <w:vAlign w:val="bottom"/>
            <w:hideMark/>
          </w:tcPr>
          <w:p w14:paraId="392A0FFD"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72</w:t>
            </w:r>
          </w:p>
        </w:tc>
        <w:tc>
          <w:tcPr>
            <w:tcW w:w="580" w:type="dxa"/>
            <w:tcBorders>
              <w:top w:val="nil"/>
              <w:left w:val="nil"/>
              <w:bottom w:val="nil"/>
              <w:right w:val="nil"/>
            </w:tcBorders>
            <w:shd w:val="clear" w:color="auto" w:fill="auto"/>
            <w:noWrap/>
            <w:vAlign w:val="bottom"/>
            <w:hideMark/>
          </w:tcPr>
          <w:p w14:paraId="1DB42F8F"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F</w:t>
            </w:r>
          </w:p>
        </w:tc>
        <w:tc>
          <w:tcPr>
            <w:tcW w:w="2328" w:type="dxa"/>
            <w:tcBorders>
              <w:top w:val="nil"/>
              <w:left w:val="nil"/>
              <w:bottom w:val="nil"/>
              <w:right w:val="nil"/>
            </w:tcBorders>
            <w:shd w:val="clear" w:color="auto" w:fill="auto"/>
            <w:noWrap/>
            <w:vAlign w:val="bottom"/>
            <w:hideMark/>
          </w:tcPr>
          <w:p w14:paraId="249141D7"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ARF/MOSF w/Sepsis</w:t>
            </w:r>
          </w:p>
        </w:tc>
        <w:tc>
          <w:tcPr>
            <w:tcW w:w="1132" w:type="dxa"/>
            <w:tcBorders>
              <w:top w:val="nil"/>
              <w:left w:val="nil"/>
              <w:bottom w:val="nil"/>
              <w:right w:val="nil"/>
            </w:tcBorders>
            <w:shd w:val="clear" w:color="auto" w:fill="auto"/>
            <w:noWrap/>
            <w:vAlign w:val="bottom"/>
            <w:hideMark/>
          </w:tcPr>
          <w:p w14:paraId="7397941E"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11167.88</w:t>
            </w:r>
          </w:p>
        </w:tc>
        <w:tc>
          <w:tcPr>
            <w:tcW w:w="1021" w:type="dxa"/>
            <w:tcBorders>
              <w:top w:val="nil"/>
              <w:left w:val="nil"/>
              <w:bottom w:val="nil"/>
              <w:right w:val="nil"/>
            </w:tcBorders>
            <w:shd w:val="clear" w:color="auto" w:fill="auto"/>
            <w:noWrap/>
            <w:vAlign w:val="bottom"/>
            <w:hideMark/>
          </w:tcPr>
          <w:p w14:paraId="191A39E3"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122</w:t>
            </w:r>
          </w:p>
        </w:tc>
        <w:tc>
          <w:tcPr>
            <w:tcW w:w="581" w:type="dxa"/>
            <w:tcBorders>
              <w:top w:val="nil"/>
              <w:left w:val="nil"/>
              <w:bottom w:val="nil"/>
              <w:right w:val="nil"/>
            </w:tcBorders>
            <w:shd w:val="clear" w:color="auto" w:fill="auto"/>
            <w:noWrap/>
            <w:vAlign w:val="bottom"/>
            <w:hideMark/>
          </w:tcPr>
          <w:p w14:paraId="1E2B7E07"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300</w:t>
            </w:r>
          </w:p>
        </w:tc>
        <w:tc>
          <w:tcPr>
            <w:tcW w:w="820" w:type="dxa"/>
            <w:tcBorders>
              <w:top w:val="nil"/>
              <w:left w:val="nil"/>
              <w:bottom w:val="nil"/>
              <w:right w:val="nil"/>
            </w:tcBorders>
            <w:shd w:val="clear" w:color="auto" w:fill="auto"/>
            <w:noWrap/>
            <w:vAlign w:val="bottom"/>
            <w:hideMark/>
          </w:tcPr>
          <w:p w14:paraId="058E8DBD"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36.30</w:t>
            </w:r>
          </w:p>
        </w:tc>
        <w:tc>
          <w:tcPr>
            <w:tcW w:w="820" w:type="dxa"/>
            <w:tcBorders>
              <w:top w:val="nil"/>
              <w:left w:val="nil"/>
              <w:bottom w:val="nil"/>
              <w:right w:val="nil"/>
            </w:tcBorders>
            <w:shd w:val="clear" w:color="auto" w:fill="auto"/>
            <w:noWrap/>
            <w:vAlign w:val="bottom"/>
            <w:hideMark/>
          </w:tcPr>
          <w:p w14:paraId="48E0522B"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225.0</w:t>
            </w:r>
          </w:p>
        </w:tc>
        <w:tc>
          <w:tcPr>
            <w:tcW w:w="640" w:type="dxa"/>
            <w:tcBorders>
              <w:top w:val="nil"/>
              <w:left w:val="nil"/>
              <w:bottom w:val="nil"/>
              <w:right w:val="nil"/>
            </w:tcBorders>
            <w:shd w:val="clear" w:color="auto" w:fill="auto"/>
            <w:noWrap/>
            <w:vAlign w:val="bottom"/>
            <w:hideMark/>
          </w:tcPr>
          <w:p w14:paraId="60BD1289"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2.0</w:t>
            </w:r>
          </w:p>
        </w:tc>
      </w:tr>
      <w:tr w:rsidR="00FB7759" w:rsidRPr="00FB7759" w14:paraId="12BB2671" w14:textId="77777777" w:rsidTr="00FB7759">
        <w:trPr>
          <w:trHeight w:val="300"/>
        </w:trPr>
        <w:tc>
          <w:tcPr>
            <w:tcW w:w="642" w:type="dxa"/>
            <w:tcBorders>
              <w:top w:val="nil"/>
              <w:left w:val="nil"/>
              <w:bottom w:val="nil"/>
              <w:right w:val="nil"/>
            </w:tcBorders>
            <w:shd w:val="clear" w:color="auto" w:fill="auto"/>
            <w:noWrap/>
            <w:vAlign w:val="bottom"/>
            <w:hideMark/>
          </w:tcPr>
          <w:p w14:paraId="677262C9" w14:textId="77777777" w:rsidR="00FB7759" w:rsidRPr="00FB7759" w:rsidRDefault="00FB7759" w:rsidP="00FB7759">
            <w:pPr>
              <w:spacing w:after="0" w:line="240" w:lineRule="auto"/>
              <w:jc w:val="right"/>
              <w:rPr>
                <w:rFonts w:asciiTheme="minorHAnsi" w:hAnsiTheme="minorHAnsi"/>
                <w:color w:val="000000"/>
                <w:lang w:val="en-US" w:bidi="ar-SA"/>
              </w:rPr>
            </w:pPr>
            <w:r w:rsidRPr="00FB7759">
              <w:rPr>
                <w:rFonts w:asciiTheme="minorHAnsi" w:hAnsiTheme="minorHAnsi"/>
                <w:color w:val="000000"/>
                <w:lang w:val="en-US" w:bidi="ar-SA"/>
              </w:rPr>
              <w:t>0.36</w:t>
            </w:r>
          </w:p>
        </w:tc>
        <w:tc>
          <w:tcPr>
            <w:tcW w:w="581" w:type="dxa"/>
            <w:tcBorders>
              <w:top w:val="nil"/>
              <w:left w:val="nil"/>
              <w:bottom w:val="nil"/>
              <w:right w:val="nil"/>
            </w:tcBorders>
            <w:shd w:val="clear" w:color="auto" w:fill="auto"/>
            <w:noWrap/>
            <w:vAlign w:val="bottom"/>
            <w:hideMark/>
          </w:tcPr>
          <w:p w14:paraId="2A449F00"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840</w:t>
            </w:r>
          </w:p>
        </w:tc>
        <w:tc>
          <w:tcPr>
            <w:tcW w:w="564" w:type="dxa"/>
            <w:tcBorders>
              <w:top w:val="nil"/>
              <w:left w:val="nil"/>
              <w:bottom w:val="nil"/>
              <w:right w:val="nil"/>
            </w:tcBorders>
            <w:shd w:val="clear" w:color="auto" w:fill="auto"/>
            <w:noWrap/>
            <w:vAlign w:val="bottom"/>
            <w:hideMark/>
          </w:tcPr>
          <w:p w14:paraId="25947EA5"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74</w:t>
            </w:r>
          </w:p>
        </w:tc>
        <w:tc>
          <w:tcPr>
            <w:tcW w:w="580" w:type="dxa"/>
            <w:tcBorders>
              <w:top w:val="nil"/>
              <w:left w:val="nil"/>
              <w:bottom w:val="nil"/>
              <w:right w:val="nil"/>
            </w:tcBorders>
            <w:shd w:val="clear" w:color="auto" w:fill="auto"/>
            <w:noWrap/>
            <w:vAlign w:val="bottom"/>
            <w:hideMark/>
          </w:tcPr>
          <w:p w14:paraId="4CCB49E5"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F</w:t>
            </w:r>
          </w:p>
        </w:tc>
        <w:tc>
          <w:tcPr>
            <w:tcW w:w="2328" w:type="dxa"/>
            <w:tcBorders>
              <w:top w:val="nil"/>
              <w:left w:val="nil"/>
              <w:bottom w:val="nil"/>
              <w:right w:val="nil"/>
            </w:tcBorders>
            <w:shd w:val="clear" w:color="auto" w:fill="auto"/>
            <w:noWrap/>
            <w:vAlign w:val="bottom"/>
            <w:hideMark/>
          </w:tcPr>
          <w:p w14:paraId="2DDEBABF"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Colon cancer</w:t>
            </w:r>
          </w:p>
        </w:tc>
        <w:tc>
          <w:tcPr>
            <w:tcW w:w="1132" w:type="dxa"/>
            <w:tcBorders>
              <w:top w:val="nil"/>
              <w:left w:val="nil"/>
              <w:bottom w:val="nil"/>
              <w:right w:val="nil"/>
            </w:tcBorders>
            <w:shd w:val="clear" w:color="auto" w:fill="auto"/>
            <w:noWrap/>
            <w:vAlign w:val="bottom"/>
            <w:hideMark/>
          </w:tcPr>
          <w:p w14:paraId="54AF0215"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3107.41</w:t>
            </w:r>
          </w:p>
        </w:tc>
        <w:tc>
          <w:tcPr>
            <w:tcW w:w="1021" w:type="dxa"/>
            <w:tcBorders>
              <w:top w:val="nil"/>
              <w:left w:val="nil"/>
              <w:bottom w:val="nil"/>
              <w:right w:val="nil"/>
            </w:tcBorders>
            <w:shd w:val="clear" w:color="auto" w:fill="auto"/>
            <w:noWrap/>
            <w:vAlign w:val="bottom"/>
            <w:hideMark/>
          </w:tcPr>
          <w:p w14:paraId="58EFD185"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70</w:t>
            </w:r>
          </w:p>
        </w:tc>
        <w:tc>
          <w:tcPr>
            <w:tcW w:w="581" w:type="dxa"/>
            <w:tcBorders>
              <w:top w:val="nil"/>
              <w:left w:val="nil"/>
              <w:bottom w:val="nil"/>
              <w:right w:val="nil"/>
            </w:tcBorders>
            <w:shd w:val="clear" w:color="auto" w:fill="auto"/>
            <w:noWrap/>
            <w:vAlign w:val="bottom"/>
            <w:hideMark/>
          </w:tcPr>
          <w:p w14:paraId="0345B8C2"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64</w:t>
            </w:r>
          </w:p>
        </w:tc>
        <w:tc>
          <w:tcPr>
            <w:tcW w:w="820" w:type="dxa"/>
            <w:tcBorders>
              <w:top w:val="nil"/>
              <w:left w:val="nil"/>
              <w:bottom w:val="nil"/>
              <w:right w:val="nil"/>
            </w:tcBorders>
            <w:shd w:val="clear" w:color="auto" w:fill="auto"/>
            <w:noWrap/>
            <w:vAlign w:val="bottom"/>
            <w:hideMark/>
          </w:tcPr>
          <w:p w14:paraId="24CD8AFF"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37.59</w:t>
            </w:r>
          </w:p>
        </w:tc>
        <w:tc>
          <w:tcPr>
            <w:tcW w:w="820" w:type="dxa"/>
            <w:tcBorders>
              <w:top w:val="nil"/>
              <w:left w:val="nil"/>
              <w:bottom w:val="nil"/>
              <w:right w:val="nil"/>
            </w:tcBorders>
            <w:shd w:val="clear" w:color="auto" w:fill="auto"/>
            <w:noWrap/>
            <w:vAlign w:val="bottom"/>
            <w:hideMark/>
          </w:tcPr>
          <w:p w14:paraId="7C5A2C08"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485.7</w:t>
            </w:r>
          </w:p>
        </w:tc>
        <w:tc>
          <w:tcPr>
            <w:tcW w:w="640" w:type="dxa"/>
            <w:tcBorders>
              <w:top w:val="nil"/>
              <w:left w:val="nil"/>
              <w:bottom w:val="nil"/>
              <w:right w:val="nil"/>
            </w:tcBorders>
            <w:shd w:val="clear" w:color="auto" w:fill="auto"/>
            <w:noWrap/>
            <w:vAlign w:val="bottom"/>
            <w:hideMark/>
          </w:tcPr>
          <w:p w14:paraId="2A58261E" w14:textId="77777777" w:rsidR="00FB7759" w:rsidRPr="00FB7759" w:rsidRDefault="00FB7759" w:rsidP="00FB7759">
            <w:pPr>
              <w:spacing w:after="0" w:line="240" w:lineRule="auto"/>
              <w:jc w:val="center"/>
              <w:rPr>
                <w:rFonts w:asciiTheme="minorHAnsi" w:hAnsiTheme="minorHAnsi"/>
                <w:color w:val="000000"/>
                <w:lang w:val="en-US" w:bidi="ar-SA"/>
              </w:rPr>
            </w:pPr>
            <w:r w:rsidRPr="00FB7759">
              <w:rPr>
                <w:rFonts w:asciiTheme="minorHAnsi" w:hAnsiTheme="minorHAnsi"/>
                <w:color w:val="000000"/>
                <w:lang w:val="en-US" w:bidi="ar-SA"/>
              </w:rPr>
              <w:t>2.5</w:t>
            </w:r>
          </w:p>
        </w:tc>
      </w:tr>
    </w:tbl>
    <w:p w14:paraId="0EC1E40D" w14:textId="3F51A2F5" w:rsidR="00D431D0" w:rsidRDefault="00FB7759">
      <w:pPr>
        <w:rPr>
          <w:rFonts w:asciiTheme="minorHAnsi" w:hAnsiTheme="minorHAnsi"/>
          <w:b/>
        </w:rPr>
      </w:pPr>
      <w:r>
        <w:rPr>
          <w:rFonts w:asciiTheme="minorHAnsi" w:hAnsiTheme="minorHAnsi"/>
          <w:b/>
        </w:rPr>
        <w:t>Outliers in y</w:t>
      </w:r>
    </w:p>
    <w:tbl>
      <w:tblPr>
        <w:tblW w:w="9729" w:type="dxa"/>
        <w:tblInd w:w="93" w:type="dxa"/>
        <w:tblLook w:val="04A0" w:firstRow="1" w:lastRow="0" w:firstColumn="1" w:lastColumn="0" w:noHBand="0" w:noVBand="1"/>
      </w:tblPr>
      <w:tblGrid>
        <w:gridCol w:w="640"/>
        <w:gridCol w:w="720"/>
        <w:gridCol w:w="580"/>
        <w:gridCol w:w="580"/>
        <w:gridCol w:w="2160"/>
        <w:gridCol w:w="1300"/>
        <w:gridCol w:w="969"/>
        <w:gridCol w:w="551"/>
        <w:gridCol w:w="718"/>
        <w:gridCol w:w="780"/>
        <w:gridCol w:w="760"/>
      </w:tblGrid>
      <w:tr w:rsidR="002F0375" w:rsidRPr="002F0375" w14:paraId="77229EBB" w14:textId="77777777" w:rsidTr="002F0375">
        <w:trPr>
          <w:trHeight w:val="300"/>
        </w:trPr>
        <w:tc>
          <w:tcPr>
            <w:tcW w:w="640" w:type="dxa"/>
            <w:tcBorders>
              <w:top w:val="single" w:sz="4" w:space="0" w:color="auto"/>
              <w:left w:val="nil"/>
              <w:bottom w:val="single" w:sz="4" w:space="0" w:color="auto"/>
              <w:right w:val="nil"/>
            </w:tcBorders>
            <w:shd w:val="clear" w:color="auto" w:fill="auto"/>
            <w:noWrap/>
            <w:vAlign w:val="bottom"/>
          </w:tcPr>
          <w:p w14:paraId="659B891E" w14:textId="5CEC5DBD" w:rsidR="002F0375" w:rsidRPr="002F0375" w:rsidRDefault="002F0375" w:rsidP="002F0375">
            <w:pPr>
              <w:spacing w:after="0" w:line="240" w:lineRule="auto"/>
              <w:jc w:val="right"/>
              <w:rPr>
                <w:rFonts w:asciiTheme="minorHAnsi" w:hAnsiTheme="minorHAnsi"/>
                <w:color w:val="000000"/>
                <w:lang w:val="en-US" w:bidi="ar-SA"/>
              </w:rPr>
            </w:pPr>
            <w:proofErr w:type="spellStart"/>
            <w:r>
              <w:rPr>
                <w:rFonts w:asciiTheme="minorHAnsi" w:hAnsiTheme="minorHAnsi"/>
                <w:b/>
                <w:color w:val="000000"/>
                <w:lang w:val="en-US" w:bidi="ar-SA"/>
              </w:rPr>
              <w:t>bstd</w:t>
            </w:r>
            <w:proofErr w:type="spellEnd"/>
          </w:p>
        </w:tc>
        <w:tc>
          <w:tcPr>
            <w:tcW w:w="720" w:type="dxa"/>
            <w:tcBorders>
              <w:top w:val="single" w:sz="4" w:space="0" w:color="auto"/>
              <w:left w:val="nil"/>
              <w:bottom w:val="single" w:sz="4" w:space="0" w:color="auto"/>
              <w:right w:val="nil"/>
            </w:tcBorders>
            <w:shd w:val="clear" w:color="auto" w:fill="auto"/>
            <w:noWrap/>
            <w:vAlign w:val="bottom"/>
          </w:tcPr>
          <w:p w14:paraId="1AE83C50" w14:textId="78384E27" w:rsidR="002F0375" w:rsidRPr="002F0375" w:rsidRDefault="002F0375" w:rsidP="002F0375">
            <w:pPr>
              <w:spacing w:after="0" w:line="240" w:lineRule="auto"/>
              <w:jc w:val="center"/>
              <w:rPr>
                <w:rFonts w:asciiTheme="minorHAnsi" w:hAnsiTheme="minorHAnsi"/>
                <w:color w:val="000000"/>
                <w:lang w:val="en-US" w:bidi="ar-SA"/>
              </w:rPr>
            </w:pPr>
            <w:r w:rsidRPr="00FB7759">
              <w:rPr>
                <w:rFonts w:asciiTheme="minorHAnsi" w:hAnsiTheme="minorHAnsi"/>
                <w:b/>
                <w:color w:val="000000"/>
                <w:lang w:val="en-US" w:bidi="ar-SA"/>
              </w:rPr>
              <w:t>ID</w:t>
            </w:r>
          </w:p>
        </w:tc>
        <w:tc>
          <w:tcPr>
            <w:tcW w:w="580" w:type="dxa"/>
            <w:tcBorders>
              <w:top w:val="single" w:sz="4" w:space="0" w:color="auto"/>
              <w:left w:val="nil"/>
              <w:bottom w:val="single" w:sz="4" w:space="0" w:color="auto"/>
              <w:right w:val="nil"/>
            </w:tcBorders>
            <w:shd w:val="clear" w:color="auto" w:fill="auto"/>
            <w:noWrap/>
            <w:vAlign w:val="bottom"/>
          </w:tcPr>
          <w:p w14:paraId="5A5E7891" w14:textId="231B1BA4" w:rsidR="002F0375" w:rsidRPr="002F0375" w:rsidRDefault="002F0375" w:rsidP="002F0375">
            <w:pPr>
              <w:spacing w:after="0" w:line="240" w:lineRule="auto"/>
              <w:jc w:val="center"/>
              <w:rPr>
                <w:rFonts w:asciiTheme="minorHAnsi" w:hAnsiTheme="minorHAnsi"/>
                <w:color w:val="000000"/>
                <w:lang w:val="en-US" w:bidi="ar-SA"/>
              </w:rPr>
            </w:pPr>
            <w:r w:rsidRPr="00FB7759">
              <w:rPr>
                <w:rFonts w:asciiTheme="minorHAnsi" w:hAnsiTheme="minorHAnsi"/>
                <w:b/>
                <w:color w:val="000000"/>
                <w:lang w:val="en-US" w:bidi="ar-SA"/>
              </w:rPr>
              <w:t>age</w:t>
            </w:r>
          </w:p>
        </w:tc>
        <w:tc>
          <w:tcPr>
            <w:tcW w:w="580" w:type="dxa"/>
            <w:tcBorders>
              <w:top w:val="single" w:sz="4" w:space="0" w:color="auto"/>
              <w:left w:val="nil"/>
              <w:bottom w:val="single" w:sz="4" w:space="0" w:color="auto"/>
              <w:right w:val="nil"/>
            </w:tcBorders>
            <w:shd w:val="clear" w:color="auto" w:fill="auto"/>
            <w:noWrap/>
            <w:vAlign w:val="bottom"/>
          </w:tcPr>
          <w:p w14:paraId="754432A8" w14:textId="62002497" w:rsidR="002F0375" w:rsidRPr="002F0375" w:rsidRDefault="002F0375" w:rsidP="002F0375">
            <w:pPr>
              <w:spacing w:after="0" w:line="240" w:lineRule="auto"/>
              <w:jc w:val="center"/>
              <w:rPr>
                <w:rFonts w:asciiTheme="minorHAnsi" w:hAnsiTheme="minorHAnsi"/>
                <w:color w:val="000000"/>
                <w:lang w:val="en-US" w:bidi="ar-SA"/>
              </w:rPr>
            </w:pPr>
            <w:r w:rsidRPr="00FB7759">
              <w:rPr>
                <w:rFonts w:asciiTheme="minorHAnsi" w:hAnsiTheme="minorHAnsi"/>
                <w:b/>
                <w:color w:val="000000"/>
                <w:lang w:val="en-US" w:bidi="ar-SA"/>
              </w:rPr>
              <w:t>sex</w:t>
            </w:r>
          </w:p>
        </w:tc>
        <w:tc>
          <w:tcPr>
            <w:tcW w:w="2160" w:type="dxa"/>
            <w:tcBorders>
              <w:top w:val="single" w:sz="4" w:space="0" w:color="auto"/>
              <w:left w:val="nil"/>
              <w:bottom w:val="single" w:sz="4" w:space="0" w:color="auto"/>
              <w:right w:val="nil"/>
            </w:tcBorders>
            <w:shd w:val="clear" w:color="auto" w:fill="auto"/>
            <w:noWrap/>
            <w:vAlign w:val="bottom"/>
          </w:tcPr>
          <w:p w14:paraId="54584B05" w14:textId="3A888FAB" w:rsidR="002F0375" w:rsidRPr="002F0375" w:rsidRDefault="002F0375" w:rsidP="002F0375">
            <w:pPr>
              <w:spacing w:after="0" w:line="240" w:lineRule="auto"/>
              <w:jc w:val="center"/>
              <w:rPr>
                <w:rFonts w:asciiTheme="minorHAnsi" w:hAnsiTheme="minorHAnsi"/>
                <w:color w:val="000000"/>
                <w:lang w:val="en-US" w:bidi="ar-SA"/>
              </w:rPr>
            </w:pPr>
            <w:proofErr w:type="spellStart"/>
            <w:r w:rsidRPr="00FB7759">
              <w:rPr>
                <w:rFonts w:asciiTheme="minorHAnsi" w:hAnsiTheme="minorHAnsi"/>
                <w:b/>
                <w:color w:val="000000"/>
                <w:lang w:val="en-US" w:bidi="ar-SA"/>
              </w:rPr>
              <w:t>dzgroup</w:t>
            </w:r>
            <w:proofErr w:type="spellEnd"/>
          </w:p>
        </w:tc>
        <w:tc>
          <w:tcPr>
            <w:tcW w:w="1300" w:type="dxa"/>
            <w:tcBorders>
              <w:top w:val="single" w:sz="4" w:space="0" w:color="auto"/>
              <w:left w:val="nil"/>
              <w:bottom w:val="single" w:sz="4" w:space="0" w:color="auto"/>
              <w:right w:val="nil"/>
            </w:tcBorders>
            <w:shd w:val="clear" w:color="auto" w:fill="auto"/>
            <w:noWrap/>
            <w:vAlign w:val="bottom"/>
          </w:tcPr>
          <w:p w14:paraId="5A42DF8C" w14:textId="23FC72A8" w:rsidR="002F0375" w:rsidRPr="002F0375" w:rsidRDefault="002F0375" w:rsidP="002F0375">
            <w:pPr>
              <w:spacing w:after="0" w:line="240" w:lineRule="auto"/>
              <w:jc w:val="center"/>
              <w:rPr>
                <w:rFonts w:asciiTheme="minorHAnsi" w:hAnsiTheme="minorHAnsi"/>
                <w:color w:val="000000"/>
                <w:lang w:val="en-US" w:bidi="ar-SA"/>
              </w:rPr>
            </w:pPr>
            <w:proofErr w:type="spellStart"/>
            <w:r w:rsidRPr="00FB7759">
              <w:rPr>
                <w:rFonts w:asciiTheme="minorHAnsi" w:hAnsiTheme="minorHAnsi"/>
                <w:b/>
                <w:color w:val="000000"/>
                <w:lang w:val="en-US" w:bidi="ar-SA"/>
              </w:rPr>
              <w:t>totcst</w:t>
            </w:r>
            <w:proofErr w:type="spellEnd"/>
          </w:p>
        </w:tc>
        <w:tc>
          <w:tcPr>
            <w:tcW w:w="940" w:type="dxa"/>
            <w:tcBorders>
              <w:top w:val="single" w:sz="4" w:space="0" w:color="auto"/>
              <w:left w:val="nil"/>
              <w:bottom w:val="single" w:sz="4" w:space="0" w:color="auto"/>
              <w:right w:val="nil"/>
            </w:tcBorders>
            <w:shd w:val="clear" w:color="auto" w:fill="auto"/>
            <w:noWrap/>
            <w:vAlign w:val="bottom"/>
          </w:tcPr>
          <w:p w14:paraId="5286EACE" w14:textId="26C76136" w:rsidR="002F0375" w:rsidRPr="002F0375" w:rsidRDefault="002F0375" w:rsidP="002F0375">
            <w:pPr>
              <w:spacing w:after="0" w:line="240" w:lineRule="auto"/>
              <w:jc w:val="center"/>
              <w:rPr>
                <w:rFonts w:asciiTheme="minorHAnsi" w:hAnsiTheme="minorHAnsi"/>
                <w:color w:val="000000"/>
                <w:lang w:val="en-US" w:bidi="ar-SA"/>
              </w:rPr>
            </w:pPr>
            <w:proofErr w:type="spellStart"/>
            <w:r w:rsidRPr="00FB7759">
              <w:rPr>
                <w:rFonts w:asciiTheme="minorHAnsi" w:hAnsiTheme="minorHAnsi"/>
                <w:b/>
                <w:color w:val="000000"/>
                <w:lang w:val="en-US" w:bidi="ar-SA"/>
              </w:rPr>
              <w:t>meanbp</w:t>
            </w:r>
            <w:proofErr w:type="spellEnd"/>
          </w:p>
        </w:tc>
        <w:tc>
          <w:tcPr>
            <w:tcW w:w="551" w:type="dxa"/>
            <w:tcBorders>
              <w:top w:val="single" w:sz="4" w:space="0" w:color="auto"/>
              <w:left w:val="nil"/>
              <w:bottom w:val="single" w:sz="4" w:space="0" w:color="auto"/>
              <w:right w:val="nil"/>
            </w:tcBorders>
            <w:shd w:val="clear" w:color="auto" w:fill="auto"/>
            <w:noWrap/>
            <w:vAlign w:val="bottom"/>
          </w:tcPr>
          <w:p w14:paraId="1CEABEB9" w14:textId="49E927B6" w:rsidR="002F0375" w:rsidRPr="002F0375" w:rsidRDefault="002F0375" w:rsidP="002F0375">
            <w:pPr>
              <w:spacing w:after="0" w:line="240" w:lineRule="auto"/>
              <w:jc w:val="center"/>
              <w:rPr>
                <w:rFonts w:asciiTheme="minorHAnsi" w:hAnsiTheme="minorHAnsi"/>
                <w:color w:val="000000"/>
                <w:lang w:val="en-US" w:bidi="ar-SA"/>
              </w:rPr>
            </w:pPr>
            <w:proofErr w:type="spellStart"/>
            <w:r w:rsidRPr="00FB7759">
              <w:rPr>
                <w:rFonts w:asciiTheme="minorHAnsi" w:hAnsiTheme="minorHAnsi"/>
                <w:b/>
                <w:color w:val="000000"/>
                <w:lang w:val="en-US" w:bidi="ar-SA"/>
              </w:rPr>
              <w:t>hrt</w:t>
            </w:r>
            <w:proofErr w:type="spellEnd"/>
          </w:p>
        </w:tc>
        <w:tc>
          <w:tcPr>
            <w:tcW w:w="718" w:type="dxa"/>
            <w:tcBorders>
              <w:top w:val="single" w:sz="4" w:space="0" w:color="auto"/>
              <w:left w:val="nil"/>
              <w:bottom w:val="single" w:sz="4" w:space="0" w:color="auto"/>
              <w:right w:val="nil"/>
            </w:tcBorders>
            <w:shd w:val="clear" w:color="auto" w:fill="auto"/>
            <w:noWrap/>
            <w:vAlign w:val="bottom"/>
          </w:tcPr>
          <w:p w14:paraId="74A38988" w14:textId="10A55BD1" w:rsidR="002F0375" w:rsidRPr="002F0375" w:rsidRDefault="002F0375" w:rsidP="002F0375">
            <w:pPr>
              <w:spacing w:after="0" w:line="240" w:lineRule="auto"/>
              <w:jc w:val="center"/>
              <w:rPr>
                <w:rFonts w:asciiTheme="minorHAnsi" w:hAnsiTheme="minorHAnsi"/>
                <w:color w:val="000000"/>
                <w:lang w:val="en-US" w:bidi="ar-SA"/>
              </w:rPr>
            </w:pPr>
            <w:r w:rsidRPr="00FB7759">
              <w:rPr>
                <w:rFonts w:asciiTheme="minorHAnsi" w:hAnsiTheme="minorHAnsi"/>
                <w:b/>
                <w:color w:val="000000"/>
                <w:lang w:val="en-US" w:bidi="ar-SA"/>
              </w:rPr>
              <w:t>temp</w:t>
            </w:r>
          </w:p>
        </w:tc>
        <w:tc>
          <w:tcPr>
            <w:tcW w:w="780" w:type="dxa"/>
            <w:tcBorders>
              <w:top w:val="single" w:sz="4" w:space="0" w:color="auto"/>
              <w:left w:val="nil"/>
              <w:bottom w:val="single" w:sz="4" w:space="0" w:color="auto"/>
              <w:right w:val="nil"/>
            </w:tcBorders>
            <w:shd w:val="clear" w:color="auto" w:fill="auto"/>
            <w:noWrap/>
            <w:vAlign w:val="bottom"/>
          </w:tcPr>
          <w:p w14:paraId="40E02DCD" w14:textId="32C02D94" w:rsidR="002F0375" w:rsidRPr="002F0375" w:rsidRDefault="002F0375" w:rsidP="002F0375">
            <w:pPr>
              <w:spacing w:after="0" w:line="240" w:lineRule="auto"/>
              <w:jc w:val="center"/>
              <w:rPr>
                <w:rFonts w:asciiTheme="minorHAnsi" w:hAnsiTheme="minorHAnsi"/>
                <w:color w:val="000000"/>
                <w:lang w:val="en-US" w:bidi="ar-SA"/>
              </w:rPr>
            </w:pPr>
            <w:proofErr w:type="spellStart"/>
            <w:r w:rsidRPr="00FB7759">
              <w:rPr>
                <w:rFonts w:asciiTheme="minorHAnsi" w:hAnsiTheme="minorHAnsi"/>
                <w:b/>
                <w:color w:val="000000"/>
                <w:lang w:val="en-US" w:bidi="ar-SA"/>
              </w:rPr>
              <w:t>pafi</w:t>
            </w:r>
            <w:proofErr w:type="spellEnd"/>
          </w:p>
        </w:tc>
        <w:tc>
          <w:tcPr>
            <w:tcW w:w="760" w:type="dxa"/>
            <w:tcBorders>
              <w:top w:val="single" w:sz="4" w:space="0" w:color="auto"/>
              <w:left w:val="nil"/>
              <w:bottom w:val="single" w:sz="4" w:space="0" w:color="auto"/>
              <w:right w:val="nil"/>
            </w:tcBorders>
            <w:shd w:val="clear" w:color="auto" w:fill="auto"/>
            <w:noWrap/>
            <w:vAlign w:val="bottom"/>
          </w:tcPr>
          <w:p w14:paraId="7349F400" w14:textId="11A159A4" w:rsidR="002F0375" w:rsidRPr="002F0375" w:rsidRDefault="002F0375" w:rsidP="002F0375">
            <w:pPr>
              <w:spacing w:after="0" w:line="240" w:lineRule="auto"/>
              <w:jc w:val="center"/>
              <w:rPr>
                <w:rFonts w:asciiTheme="minorHAnsi" w:hAnsiTheme="minorHAnsi"/>
                <w:color w:val="000000"/>
                <w:lang w:val="en-US" w:bidi="ar-SA"/>
              </w:rPr>
            </w:pPr>
            <w:proofErr w:type="spellStart"/>
            <w:r w:rsidRPr="00FB7759">
              <w:rPr>
                <w:rFonts w:asciiTheme="minorHAnsi" w:hAnsiTheme="minorHAnsi"/>
                <w:b/>
                <w:color w:val="000000"/>
                <w:lang w:val="en-US" w:bidi="ar-SA"/>
              </w:rPr>
              <w:t>alb</w:t>
            </w:r>
            <w:proofErr w:type="spellEnd"/>
          </w:p>
        </w:tc>
      </w:tr>
      <w:tr w:rsidR="002F0375" w:rsidRPr="002F0375" w14:paraId="3ADD39DD" w14:textId="77777777" w:rsidTr="002F0375">
        <w:trPr>
          <w:trHeight w:val="300"/>
        </w:trPr>
        <w:tc>
          <w:tcPr>
            <w:tcW w:w="640" w:type="dxa"/>
            <w:tcBorders>
              <w:top w:val="single" w:sz="4" w:space="0" w:color="auto"/>
              <w:left w:val="nil"/>
              <w:bottom w:val="nil"/>
              <w:right w:val="nil"/>
            </w:tcBorders>
            <w:shd w:val="clear" w:color="auto" w:fill="auto"/>
            <w:noWrap/>
            <w:vAlign w:val="bottom"/>
            <w:hideMark/>
          </w:tcPr>
          <w:p w14:paraId="309E1074" w14:textId="77777777" w:rsidR="002F0375" w:rsidRPr="002F0375" w:rsidRDefault="002F0375" w:rsidP="002F0375">
            <w:pPr>
              <w:spacing w:after="0" w:line="240" w:lineRule="auto"/>
              <w:jc w:val="right"/>
              <w:rPr>
                <w:rFonts w:asciiTheme="minorHAnsi" w:hAnsiTheme="minorHAnsi"/>
                <w:color w:val="000000"/>
                <w:lang w:val="en-US" w:bidi="ar-SA"/>
              </w:rPr>
            </w:pPr>
            <w:r w:rsidRPr="002F0375">
              <w:rPr>
                <w:rFonts w:asciiTheme="minorHAnsi" w:hAnsiTheme="minorHAnsi"/>
                <w:color w:val="000000"/>
                <w:lang w:val="en-US" w:bidi="ar-SA"/>
              </w:rPr>
              <w:t>2.76</w:t>
            </w:r>
          </w:p>
        </w:tc>
        <w:tc>
          <w:tcPr>
            <w:tcW w:w="720" w:type="dxa"/>
            <w:tcBorders>
              <w:top w:val="single" w:sz="4" w:space="0" w:color="auto"/>
              <w:left w:val="nil"/>
              <w:bottom w:val="nil"/>
              <w:right w:val="nil"/>
            </w:tcBorders>
            <w:shd w:val="clear" w:color="auto" w:fill="auto"/>
            <w:noWrap/>
            <w:vAlign w:val="bottom"/>
            <w:hideMark/>
          </w:tcPr>
          <w:p w14:paraId="3AE9F128"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57</w:t>
            </w:r>
          </w:p>
        </w:tc>
        <w:tc>
          <w:tcPr>
            <w:tcW w:w="580" w:type="dxa"/>
            <w:tcBorders>
              <w:top w:val="single" w:sz="4" w:space="0" w:color="auto"/>
              <w:left w:val="nil"/>
              <w:bottom w:val="nil"/>
              <w:right w:val="nil"/>
            </w:tcBorders>
            <w:shd w:val="clear" w:color="auto" w:fill="auto"/>
            <w:noWrap/>
            <w:vAlign w:val="bottom"/>
            <w:hideMark/>
          </w:tcPr>
          <w:p w14:paraId="3BD55C28"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51</w:t>
            </w:r>
          </w:p>
        </w:tc>
        <w:tc>
          <w:tcPr>
            <w:tcW w:w="580" w:type="dxa"/>
            <w:tcBorders>
              <w:top w:val="single" w:sz="4" w:space="0" w:color="auto"/>
              <w:left w:val="nil"/>
              <w:bottom w:val="nil"/>
              <w:right w:val="nil"/>
            </w:tcBorders>
            <w:shd w:val="clear" w:color="auto" w:fill="auto"/>
            <w:noWrap/>
            <w:vAlign w:val="bottom"/>
            <w:hideMark/>
          </w:tcPr>
          <w:p w14:paraId="033D2F18"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M</w:t>
            </w:r>
          </w:p>
        </w:tc>
        <w:tc>
          <w:tcPr>
            <w:tcW w:w="2160" w:type="dxa"/>
            <w:tcBorders>
              <w:top w:val="single" w:sz="4" w:space="0" w:color="auto"/>
              <w:left w:val="nil"/>
              <w:bottom w:val="nil"/>
              <w:right w:val="nil"/>
            </w:tcBorders>
            <w:shd w:val="clear" w:color="auto" w:fill="auto"/>
            <w:noWrap/>
            <w:vAlign w:val="bottom"/>
            <w:hideMark/>
          </w:tcPr>
          <w:p w14:paraId="5D4466E9"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ARF/MOSF w/Sepsis</w:t>
            </w:r>
          </w:p>
        </w:tc>
        <w:tc>
          <w:tcPr>
            <w:tcW w:w="1300" w:type="dxa"/>
            <w:tcBorders>
              <w:top w:val="single" w:sz="4" w:space="0" w:color="auto"/>
              <w:left w:val="nil"/>
              <w:bottom w:val="nil"/>
              <w:right w:val="nil"/>
            </w:tcBorders>
            <w:shd w:val="clear" w:color="auto" w:fill="auto"/>
            <w:noWrap/>
            <w:vAlign w:val="bottom"/>
            <w:hideMark/>
          </w:tcPr>
          <w:p w14:paraId="242CE585"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236295.25</w:t>
            </w:r>
          </w:p>
        </w:tc>
        <w:tc>
          <w:tcPr>
            <w:tcW w:w="940" w:type="dxa"/>
            <w:tcBorders>
              <w:top w:val="single" w:sz="4" w:space="0" w:color="auto"/>
              <w:left w:val="nil"/>
              <w:bottom w:val="nil"/>
              <w:right w:val="nil"/>
            </w:tcBorders>
            <w:shd w:val="clear" w:color="auto" w:fill="auto"/>
            <w:noWrap/>
            <w:vAlign w:val="bottom"/>
            <w:hideMark/>
          </w:tcPr>
          <w:p w14:paraId="696DE6DF"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42</w:t>
            </w:r>
          </w:p>
        </w:tc>
        <w:tc>
          <w:tcPr>
            <w:tcW w:w="551" w:type="dxa"/>
            <w:tcBorders>
              <w:top w:val="single" w:sz="4" w:space="0" w:color="auto"/>
              <w:left w:val="nil"/>
              <w:bottom w:val="nil"/>
              <w:right w:val="nil"/>
            </w:tcBorders>
            <w:shd w:val="clear" w:color="auto" w:fill="auto"/>
            <w:noWrap/>
            <w:vAlign w:val="bottom"/>
            <w:hideMark/>
          </w:tcPr>
          <w:p w14:paraId="383EE4C2"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118</w:t>
            </w:r>
          </w:p>
        </w:tc>
        <w:tc>
          <w:tcPr>
            <w:tcW w:w="718" w:type="dxa"/>
            <w:tcBorders>
              <w:top w:val="single" w:sz="4" w:space="0" w:color="auto"/>
              <w:left w:val="nil"/>
              <w:bottom w:val="nil"/>
              <w:right w:val="nil"/>
            </w:tcBorders>
            <w:shd w:val="clear" w:color="auto" w:fill="auto"/>
            <w:noWrap/>
            <w:vAlign w:val="bottom"/>
            <w:hideMark/>
          </w:tcPr>
          <w:p w14:paraId="5FDAC7F5"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38.90</w:t>
            </w:r>
          </w:p>
        </w:tc>
        <w:tc>
          <w:tcPr>
            <w:tcW w:w="780" w:type="dxa"/>
            <w:tcBorders>
              <w:top w:val="single" w:sz="4" w:space="0" w:color="auto"/>
              <w:left w:val="nil"/>
              <w:bottom w:val="nil"/>
              <w:right w:val="nil"/>
            </w:tcBorders>
            <w:shd w:val="clear" w:color="auto" w:fill="auto"/>
            <w:noWrap/>
            <w:vAlign w:val="bottom"/>
            <w:hideMark/>
          </w:tcPr>
          <w:p w14:paraId="6735E7E8"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270.0</w:t>
            </w:r>
          </w:p>
        </w:tc>
        <w:tc>
          <w:tcPr>
            <w:tcW w:w="760" w:type="dxa"/>
            <w:tcBorders>
              <w:top w:val="single" w:sz="4" w:space="0" w:color="auto"/>
              <w:left w:val="nil"/>
              <w:bottom w:val="nil"/>
              <w:right w:val="nil"/>
            </w:tcBorders>
            <w:shd w:val="clear" w:color="auto" w:fill="auto"/>
            <w:noWrap/>
            <w:vAlign w:val="bottom"/>
            <w:hideMark/>
          </w:tcPr>
          <w:p w14:paraId="1A0E8A52"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3.60</w:t>
            </w:r>
          </w:p>
        </w:tc>
      </w:tr>
      <w:tr w:rsidR="002F0375" w:rsidRPr="002F0375" w14:paraId="58708ED5" w14:textId="77777777" w:rsidTr="002F0375">
        <w:trPr>
          <w:trHeight w:val="300"/>
        </w:trPr>
        <w:tc>
          <w:tcPr>
            <w:tcW w:w="640" w:type="dxa"/>
            <w:tcBorders>
              <w:top w:val="nil"/>
              <w:left w:val="nil"/>
              <w:bottom w:val="nil"/>
              <w:right w:val="nil"/>
            </w:tcBorders>
            <w:shd w:val="clear" w:color="auto" w:fill="auto"/>
            <w:noWrap/>
            <w:vAlign w:val="bottom"/>
            <w:hideMark/>
          </w:tcPr>
          <w:p w14:paraId="5401B777" w14:textId="77777777" w:rsidR="002F0375" w:rsidRPr="002F0375" w:rsidRDefault="002F0375" w:rsidP="002F0375">
            <w:pPr>
              <w:spacing w:after="0" w:line="240" w:lineRule="auto"/>
              <w:jc w:val="right"/>
              <w:rPr>
                <w:rFonts w:asciiTheme="minorHAnsi" w:hAnsiTheme="minorHAnsi"/>
                <w:color w:val="000000"/>
                <w:lang w:val="en-US" w:bidi="ar-SA"/>
              </w:rPr>
            </w:pPr>
            <w:r w:rsidRPr="002F0375">
              <w:rPr>
                <w:rFonts w:asciiTheme="minorHAnsi" w:hAnsiTheme="minorHAnsi"/>
                <w:color w:val="000000"/>
                <w:lang w:val="en-US" w:bidi="ar-SA"/>
              </w:rPr>
              <w:t>2.54</w:t>
            </w:r>
          </w:p>
        </w:tc>
        <w:tc>
          <w:tcPr>
            <w:tcW w:w="720" w:type="dxa"/>
            <w:tcBorders>
              <w:top w:val="nil"/>
              <w:left w:val="nil"/>
              <w:bottom w:val="nil"/>
              <w:right w:val="nil"/>
            </w:tcBorders>
            <w:shd w:val="clear" w:color="auto" w:fill="auto"/>
            <w:noWrap/>
            <w:vAlign w:val="bottom"/>
            <w:hideMark/>
          </w:tcPr>
          <w:p w14:paraId="60E82473"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83</w:t>
            </w:r>
          </w:p>
        </w:tc>
        <w:tc>
          <w:tcPr>
            <w:tcW w:w="580" w:type="dxa"/>
            <w:tcBorders>
              <w:top w:val="nil"/>
              <w:left w:val="nil"/>
              <w:bottom w:val="nil"/>
              <w:right w:val="nil"/>
            </w:tcBorders>
            <w:shd w:val="clear" w:color="auto" w:fill="auto"/>
            <w:noWrap/>
            <w:vAlign w:val="bottom"/>
            <w:hideMark/>
          </w:tcPr>
          <w:p w14:paraId="44CB2FE9"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66</w:t>
            </w:r>
          </w:p>
        </w:tc>
        <w:tc>
          <w:tcPr>
            <w:tcW w:w="580" w:type="dxa"/>
            <w:tcBorders>
              <w:top w:val="nil"/>
              <w:left w:val="nil"/>
              <w:bottom w:val="nil"/>
              <w:right w:val="nil"/>
            </w:tcBorders>
            <w:shd w:val="clear" w:color="auto" w:fill="auto"/>
            <w:noWrap/>
            <w:vAlign w:val="bottom"/>
            <w:hideMark/>
          </w:tcPr>
          <w:p w14:paraId="41F9D935"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F</w:t>
            </w:r>
          </w:p>
        </w:tc>
        <w:tc>
          <w:tcPr>
            <w:tcW w:w="2160" w:type="dxa"/>
            <w:tcBorders>
              <w:top w:val="nil"/>
              <w:left w:val="nil"/>
              <w:bottom w:val="nil"/>
              <w:right w:val="nil"/>
            </w:tcBorders>
            <w:shd w:val="clear" w:color="auto" w:fill="auto"/>
            <w:noWrap/>
            <w:vAlign w:val="bottom"/>
            <w:hideMark/>
          </w:tcPr>
          <w:p w14:paraId="290E9EBF"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ARF/MOSF w/Sepsis</w:t>
            </w:r>
          </w:p>
        </w:tc>
        <w:tc>
          <w:tcPr>
            <w:tcW w:w="1300" w:type="dxa"/>
            <w:tcBorders>
              <w:top w:val="nil"/>
              <w:left w:val="nil"/>
              <w:bottom w:val="nil"/>
              <w:right w:val="nil"/>
            </w:tcBorders>
            <w:shd w:val="clear" w:color="auto" w:fill="auto"/>
            <w:noWrap/>
            <w:vAlign w:val="bottom"/>
            <w:hideMark/>
          </w:tcPr>
          <w:p w14:paraId="30ECCCB8"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228884.63</w:t>
            </w:r>
          </w:p>
        </w:tc>
        <w:tc>
          <w:tcPr>
            <w:tcW w:w="940" w:type="dxa"/>
            <w:tcBorders>
              <w:top w:val="nil"/>
              <w:left w:val="nil"/>
              <w:bottom w:val="nil"/>
              <w:right w:val="nil"/>
            </w:tcBorders>
            <w:shd w:val="clear" w:color="auto" w:fill="auto"/>
            <w:noWrap/>
            <w:vAlign w:val="bottom"/>
            <w:hideMark/>
          </w:tcPr>
          <w:p w14:paraId="077685B0"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50</w:t>
            </w:r>
          </w:p>
        </w:tc>
        <w:tc>
          <w:tcPr>
            <w:tcW w:w="551" w:type="dxa"/>
            <w:tcBorders>
              <w:top w:val="nil"/>
              <w:left w:val="nil"/>
              <w:bottom w:val="nil"/>
              <w:right w:val="nil"/>
            </w:tcBorders>
            <w:shd w:val="clear" w:color="auto" w:fill="auto"/>
            <w:noWrap/>
            <w:vAlign w:val="bottom"/>
            <w:hideMark/>
          </w:tcPr>
          <w:p w14:paraId="68F3786B"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95</w:t>
            </w:r>
          </w:p>
        </w:tc>
        <w:tc>
          <w:tcPr>
            <w:tcW w:w="718" w:type="dxa"/>
            <w:tcBorders>
              <w:top w:val="nil"/>
              <w:left w:val="nil"/>
              <w:bottom w:val="nil"/>
              <w:right w:val="nil"/>
            </w:tcBorders>
            <w:shd w:val="clear" w:color="auto" w:fill="auto"/>
            <w:noWrap/>
            <w:vAlign w:val="bottom"/>
            <w:hideMark/>
          </w:tcPr>
          <w:p w14:paraId="5F5F85A6"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38.50</w:t>
            </w:r>
          </w:p>
        </w:tc>
        <w:tc>
          <w:tcPr>
            <w:tcW w:w="780" w:type="dxa"/>
            <w:tcBorders>
              <w:top w:val="nil"/>
              <w:left w:val="nil"/>
              <w:bottom w:val="nil"/>
              <w:right w:val="nil"/>
            </w:tcBorders>
            <w:shd w:val="clear" w:color="auto" w:fill="auto"/>
            <w:noWrap/>
            <w:vAlign w:val="bottom"/>
            <w:hideMark/>
          </w:tcPr>
          <w:p w14:paraId="6E9716E8"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106.7</w:t>
            </w:r>
          </w:p>
        </w:tc>
        <w:tc>
          <w:tcPr>
            <w:tcW w:w="760" w:type="dxa"/>
            <w:tcBorders>
              <w:top w:val="nil"/>
              <w:left w:val="nil"/>
              <w:bottom w:val="nil"/>
              <w:right w:val="nil"/>
            </w:tcBorders>
            <w:shd w:val="clear" w:color="auto" w:fill="auto"/>
            <w:noWrap/>
            <w:vAlign w:val="bottom"/>
            <w:hideMark/>
          </w:tcPr>
          <w:p w14:paraId="3556A7CF"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3.60</w:t>
            </w:r>
          </w:p>
        </w:tc>
      </w:tr>
      <w:tr w:rsidR="002F0375" w:rsidRPr="002F0375" w14:paraId="30BF7551" w14:textId="77777777" w:rsidTr="002F0375">
        <w:trPr>
          <w:trHeight w:val="300"/>
        </w:trPr>
        <w:tc>
          <w:tcPr>
            <w:tcW w:w="640" w:type="dxa"/>
            <w:tcBorders>
              <w:top w:val="nil"/>
              <w:left w:val="nil"/>
              <w:bottom w:val="nil"/>
              <w:right w:val="nil"/>
            </w:tcBorders>
            <w:shd w:val="clear" w:color="auto" w:fill="auto"/>
            <w:noWrap/>
            <w:vAlign w:val="bottom"/>
            <w:hideMark/>
          </w:tcPr>
          <w:p w14:paraId="71246B06" w14:textId="77777777" w:rsidR="002F0375" w:rsidRPr="002F0375" w:rsidRDefault="002F0375" w:rsidP="002F0375">
            <w:pPr>
              <w:spacing w:after="0" w:line="240" w:lineRule="auto"/>
              <w:jc w:val="right"/>
              <w:rPr>
                <w:rFonts w:asciiTheme="minorHAnsi" w:hAnsiTheme="minorHAnsi"/>
                <w:color w:val="000000"/>
                <w:lang w:val="en-US" w:bidi="ar-SA"/>
              </w:rPr>
            </w:pPr>
            <w:r w:rsidRPr="002F0375">
              <w:rPr>
                <w:rFonts w:asciiTheme="minorHAnsi" w:hAnsiTheme="minorHAnsi"/>
                <w:color w:val="000000"/>
                <w:lang w:val="en-US" w:bidi="ar-SA"/>
              </w:rPr>
              <w:t>2.73</w:t>
            </w:r>
          </w:p>
        </w:tc>
        <w:tc>
          <w:tcPr>
            <w:tcW w:w="720" w:type="dxa"/>
            <w:tcBorders>
              <w:top w:val="nil"/>
              <w:left w:val="nil"/>
              <w:bottom w:val="nil"/>
              <w:right w:val="nil"/>
            </w:tcBorders>
            <w:shd w:val="clear" w:color="auto" w:fill="auto"/>
            <w:noWrap/>
            <w:vAlign w:val="bottom"/>
            <w:hideMark/>
          </w:tcPr>
          <w:p w14:paraId="1D2AC9BB"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363</w:t>
            </w:r>
          </w:p>
        </w:tc>
        <w:tc>
          <w:tcPr>
            <w:tcW w:w="580" w:type="dxa"/>
            <w:tcBorders>
              <w:top w:val="nil"/>
              <w:left w:val="nil"/>
              <w:bottom w:val="nil"/>
              <w:right w:val="nil"/>
            </w:tcBorders>
            <w:shd w:val="clear" w:color="auto" w:fill="auto"/>
            <w:noWrap/>
            <w:vAlign w:val="bottom"/>
            <w:hideMark/>
          </w:tcPr>
          <w:p w14:paraId="0D89CADA"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63</w:t>
            </w:r>
          </w:p>
        </w:tc>
        <w:tc>
          <w:tcPr>
            <w:tcW w:w="580" w:type="dxa"/>
            <w:tcBorders>
              <w:top w:val="nil"/>
              <w:left w:val="nil"/>
              <w:bottom w:val="nil"/>
              <w:right w:val="nil"/>
            </w:tcBorders>
            <w:shd w:val="clear" w:color="auto" w:fill="auto"/>
            <w:noWrap/>
            <w:vAlign w:val="bottom"/>
            <w:hideMark/>
          </w:tcPr>
          <w:p w14:paraId="7A37BE58"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M</w:t>
            </w:r>
          </w:p>
        </w:tc>
        <w:tc>
          <w:tcPr>
            <w:tcW w:w="2160" w:type="dxa"/>
            <w:tcBorders>
              <w:top w:val="nil"/>
              <w:left w:val="nil"/>
              <w:bottom w:val="nil"/>
              <w:right w:val="nil"/>
            </w:tcBorders>
            <w:shd w:val="clear" w:color="auto" w:fill="auto"/>
            <w:noWrap/>
            <w:vAlign w:val="bottom"/>
            <w:hideMark/>
          </w:tcPr>
          <w:p w14:paraId="478E3C2A"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ARF/MOSF w/Sepsis</w:t>
            </w:r>
          </w:p>
        </w:tc>
        <w:tc>
          <w:tcPr>
            <w:tcW w:w="1300" w:type="dxa"/>
            <w:tcBorders>
              <w:top w:val="nil"/>
              <w:left w:val="nil"/>
              <w:bottom w:val="nil"/>
              <w:right w:val="nil"/>
            </w:tcBorders>
            <w:shd w:val="clear" w:color="auto" w:fill="auto"/>
            <w:noWrap/>
            <w:vAlign w:val="bottom"/>
            <w:hideMark/>
          </w:tcPr>
          <w:p w14:paraId="36A6FD63"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338955</w:t>
            </w:r>
          </w:p>
        </w:tc>
        <w:tc>
          <w:tcPr>
            <w:tcW w:w="940" w:type="dxa"/>
            <w:tcBorders>
              <w:top w:val="nil"/>
              <w:left w:val="nil"/>
              <w:bottom w:val="nil"/>
              <w:right w:val="nil"/>
            </w:tcBorders>
            <w:shd w:val="clear" w:color="auto" w:fill="auto"/>
            <w:noWrap/>
            <w:vAlign w:val="bottom"/>
            <w:hideMark/>
          </w:tcPr>
          <w:p w14:paraId="3F53888B"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72</w:t>
            </w:r>
          </w:p>
        </w:tc>
        <w:tc>
          <w:tcPr>
            <w:tcW w:w="551" w:type="dxa"/>
            <w:tcBorders>
              <w:top w:val="nil"/>
              <w:left w:val="nil"/>
              <w:bottom w:val="nil"/>
              <w:right w:val="nil"/>
            </w:tcBorders>
            <w:shd w:val="clear" w:color="auto" w:fill="auto"/>
            <w:noWrap/>
            <w:vAlign w:val="bottom"/>
            <w:hideMark/>
          </w:tcPr>
          <w:p w14:paraId="02AA2493"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120</w:t>
            </w:r>
          </w:p>
        </w:tc>
        <w:tc>
          <w:tcPr>
            <w:tcW w:w="718" w:type="dxa"/>
            <w:tcBorders>
              <w:top w:val="nil"/>
              <w:left w:val="nil"/>
              <w:bottom w:val="nil"/>
              <w:right w:val="nil"/>
            </w:tcBorders>
            <w:shd w:val="clear" w:color="auto" w:fill="auto"/>
            <w:noWrap/>
            <w:vAlign w:val="bottom"/>
            <w:hideMark/>
          </w:tcPr>
          <w:p w14:paraId="5449DA57"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37.80</w:t>
            </w:r>
          </w:p>
        </w:tc>
        <w:tc>
          <w:tcPr>
            <w:tcW w:w="780" w:type="dxa"/>
            <w:tcBorders>
              <w:top w:val="nil"/>
              <w:left w:val="nil"/>
              <w:bottom w:val="nil"/>
              <w:right w:val="nil"/>
            </w:tcBorders>
            <w:shd w:val="clear" w:color="auto" w:fill="auto"/>
            <w:noWrap/>
            <w:vAlign w:val="bottom"/>
            <w:hideMark/>
          </w:tcPr>
          <w:p w14:paraId="304A2BA0"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267.5</w:t>
            </w:r>
          </w:p>
        </w:tc>
        <w:tc>
          <w:tcPr>
            <w:tcW w:w="760" w:type="dxa"/>
            <w:tcBorders>
              <w:top w:val="nil"/>
              <w:left w:val="nil"/>
              <w:bottom w:val="nil"/>
              <w:right w:val="nil"/>
            </w:tcBorders>
            <w:shd w:val="clear" w:color="auto" w:fill="auto"/>
            <w:noWrap/>
            <w:vAlign w:val="bottom"/>
            <w:hideMark/>
          </w:tcPr>
          <w:p w14:paraId="287878CF"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1.80</w:t>
            </w:r>
          </w:p>
        </w:tc>
      </w:tr>
      <w:tr w:rsidR="002F0375" w:rsidRPr="002F0375" w14:paraId="0FCA57BA" w14:textId="77777777" w:rsidTr="002F0375">
        <w:trPr>
          <w:trHeight w:val="300"/>
        </w:trPr>
        <w:tc>
          <w:tcPr>
            <w:tcW w:w="640" w:type="dxa"/>
            <w:tcBorders>
              <w:top w:val="nil"/>
              <w:left w:val="nil"/>
              <w:bottom w:val="nil"/>
              <w:right w:val="nil"/>
            </w:tcBorders>
            <w:shd w:val="clear" w:color="auto" w:fill="auto"/>
            <w:noWrap/>
            <w:vAlign w:val="bottom"/>
            <w:hideMark/>
          </w:tcPr>
          <w:p w14:paraId="3C046F48" w14:textId="77777777" w:rsidR="002F0375" w:rsidRPr="002F0375" w:rsidRDefault="002F0375" w:rsidP="002F0375">
            <w:pPr>
              <w:spacing w:after="0" w:line="240" w:lineRule="auto"/>
              <w:jc w:val="right"/>
              <w:rPr>
                <w:rFonts w:asciiTheme="minorHAnsi" w:hAnsiTheme="minorHAnsi"/>
                <w:color w:val="000000"/>
                <w:lang w:val="en-US" w:bidi="ar-SA"/>
              </w:rPr>
            </w:pPr>
            <w:r w:rsidRPr="002F0375">
              <w:rPr>
                <w:rFonts w:asciiTheme="minorHAnsi" w:hAnsiTheme="minorHAnsi"/>
                <w:color w:val="000000"/>
                <w:lang w:val="en-US" w:bidi="ar-SA"/>
              </w:rPr>
              <w:t>2.87</w:t>
            </w:r>
          </w:p>
        </w:tc>
        <w:tc>
          <w:tcPr>
            <w:tcW w:w="720" w:type="dxa"/>
            <w:tcBorders>
              <w:top w:val="nil"/>
              <w:left w:val="nil"/>
              <w:bottom w:val="nil"/>
              <w:right w:val="nil"/>
            </w:tcBorders>
            <w:shd w:val="clear" w:color="auto" w:fill="auto"/>
            <w:noWrap/>
            <w:vAlign w:val="bottom"/>
            <w:hideMark/>
          </w:tcPr>
          <w:p w14:paraId="112DE23E"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529</w:t>
            </w:r>
          </w:p>
        </w:tc>
        <w:tc>
          <w:tcPr>
            <w:tcW w:w="580" w:type="dxa"/>
            <w:tcBorders>
              <w:top w:val="nil"/>
              <w:left w:val="nil"/>
              <w:bottom w:val="nil"/>
              <w:right w:val="nil"/>
            </w:tcBorders>
            <w:shd w:val="clear" w:color="auto" w:fill="auto"/>
            <w:noWrap/>
            <w:vAlign w:val="bottom"/>
            <w:hideMark/>
          </w:tcPr>
          <w:p w14:paraId="284D2A22"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71</w:t>
            </w:r>
          </w:p>
        </w:tc>
        <w:tc>
          <w:tcPr>
            <w:tcW w:w="580" w:type="dxa"/>
            <w:tcBorders>
              <w:top w:val="nil"/>
              <w:left w:val="nil"/>
              <w:bottom w:val="nil"/>
              <w:right w:val="nil"/>
            </w:tcBorders>
            <w:shd w:val="clear" w:color="auto" w:fill="auto"/>
            <w:noWrap/>
            <w:vAlign w:val="bottom"/>
            <w:hideMark/>
          </w:tcPr>
          <w:p w14:paraId="33562A60"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F</w:t>
            </w:r>
          </w:p>
        </w:tc>
        <w:tc>
          <w:tcPr>
            <w:tcW w:w="2160" w:type="dxa"/>
            <w:tcBorders>
              <w:top w:val="nil"/>
              <w:left w:val="nil"/>
              <w:bottom w:val="nil"/>
              <w:right w:val="nil"/>
            </w:tcBorders>
            <w:shd w:val="clear" w:color="auto" w:fill="auto"/>
            <w:noWrap/>
            <w:vAlign w:val="bottom"/>
            <w:hideMark/>
          </w:tcPr>
          <w:p w14:paraId="0BA47E6B"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ARF/MOSF w/Sepsis</w:t>
            </w:r>
          </w:p>
        </w:tc>
        <w:tc>
          <w:tcPr>
            <w:tcW w:w="1300" w:type="dxa"/>
            <w:tcBorders>
              <w:top w:val="nil"/>
              <w:left w:val="nil"/>
              <w:bottom w:val="nil"/>
              <w:right w:val="nil"/>
            </w:tcBorders>
            <w:shd w:val="clear" w:color="auto" w:fill="auto"/>
            <w:noWrap/>
            <w:vAlign w:val="bottom"/>
            <w:hideMark/>
          </w:tcPr>
          <w:p w14:paraId="409284AB"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142914.63</w:t>
            </w:r>
          </w:p>
        </w:tc>
        <w:tc>
          <w:tcPr>
            <w:tcW w:w="940" w:type="dxa"/>
            <w:tcBorders>
              <w:top w:val="nil"/>
              <w:left w:val="nil"/>
              <w:bottom w:val="nil"/>
              <w:right w:val="nil"/>
            </w:tcBorders>
            <w:shd w:val="clear" w:color="auto" w:fill="auto"/>
            <w:noWrap/>
            <w:vAlign w:val="bottom"/>
            <w:hideMark/>
          </w:tcPr>
          <w:p w14:paraId="4FF87DFE"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78</w:t>
            </w:r>
          </w:p>
        </w:tc>
        <w:tc>
          <w:tcPr>
            <w:tcW w:w="551" w:type="dxa"/>
            <w:tcBorders>
              <w:top w:val="nil"/>
              <w:left w:val="nil"/>
              <w:bottom w:val="nil"/>
              <w:right w:val="nil"/>
            </w:tcBorders>
            <w:shd w:val="clear" w:color="auto" w:fill="auto"/>
            <w:noWrap/>
            <w:vAlign w:val="bottom"/>
            <w:hideMark/>
          </w:tcPr>
          <w:p w14:paraId="0B066C5E"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75</w:t>
            </w:r>
          </w:p>
        </w:tc>
        <w:tc>
          <w:tcPr>
            <w:tcW w:w="718" w:type="dxa"/>
            <w:tcBorders>
              <w:top w:val="nil"/>
              <w:left w:val="nil"/>
              <w:bottom w:val="nil"/>
              <w:right w:val="nil"/>
            </w:tcBorders>
            <w:shd w:val="clear" w:color="auto" w:fill="auto"/>
            <w:noWrap/>
            <w:vAlign w:val="bottom"/>
            <w:hideMark/>
          </w:tcPr>
          <w:p w14:paraId="107805A1"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36.20</w:t>
            </w:r>
          </w:p>
        </w:tc>
        <w:tc>
          <w:tcPr>
            <w:tcW w:w="780" w:type="dxa"/>
            <w:tcBorders>
              <w:top w:val="nil"/>
              <w:left w:val="nil"/>
              <w:bottom w:val="nil"/>
              <w:right w:val="nil"/>
            </w:tcBorders>
            <w:shd w:val="clear" w:color="auto" w:fill="auto"/>
            <w:noWrap/>
            <w:vAlign w:val="bottom"/>
            <w:hideMark/>
          </w:tcPr>
          <w:p w14:paraId="677C9CCB"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286.6</w:t>
            </w:r>
          </w:p>
        </w:tc>
        <w:tc>
          <w:tcPr>
            <w:tcW w:w="760" w:type="dxa"/>
            <w:tcBorders>
              <w:top w:val="nil"/>
              <w:left w:val="nil"/>
              <w:bottom w:val="nil"/>
              <w:right w:val="nil"/>
            </w:tcBorders>
            <w:shd w:val="clear" w:color="auto" w:fill="auto"/>
            <w:noWrap/>
            <w:vAlign w:val="bottom"/>
            <w:hideMark/>
          </w:tcPr>
          <w:p w14:paraId="32981780"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2.50</w:t>
            </w:r>
          </w:p>
        </w:tc>
      </w:tr>
      <w:tr w:rsidR="002F0375" w:rsidRPr="002F0375" w14:paraId="747CD3A3" w14:textId="77777777" w:rsidTr="002F0375">
        <w:trPr>
          <w:trHeight w:val="300"/>
        </w:trPr>
        <w:tc>
          <w:tcPr>
            <w:tcW w:w="640" w:type="dxa"/>
            <w:tcBorders>
              <w:top w:val="nil"/>
              <w:left w:val="nil"/>
              <w:bottom w:val="nil"/>
              <w:right w:val="nil"/>
            </w:tcBorders>
            <w:shd w:val="clear" w:color="auto" w:fill="auto"/>
            <w:noWrap/>
            <w:vAlign w:val="bottom"/>
            <w:hideMark/>
          </w:tcPr>
          <w:p w14:paraId="60944652" w14:textId="77777777" w:rsidR="002F0375" w:rsidRPr="002F0375" w:rsidRDefault="002F0375" w:rsidP="002F0375">
            <w:pPr>
              <w:spacing w:after="0" w:line="240" w:lineRule="auto"/>
              <w:jc w:val="right"/>
              <w:rPr>
                <w:rFonts w:asciiTheme="minorHAnsi" w:hAnsiTheme="minorHAnsi"/>
                <w:color w:val="000000"/>
                <w:lang w:val="en-US" w:bidi="ar-SA"/>
              </w:rPr>
            </w:pPr>
            <w:r w:rsidRPr="002F0375">
              <w:rPr>
                <w:rFonts w:asciiTheme="minorHAnsi" w:hAnsiTheme="minorHAnsi"/>
                <w:color w:val="000000"/>
                <w:lang w:val="en-US" w:bidi="ar-SA"/>
              </w:rPr>
              <w:t>2.77</w:t>
            </w:r>
          </w:p>
        </w:tc>
        <w:tc>
          <w:tcPr>
            <w:tcW w:w="720" w:type="dxa"/>
            <w:tcBorders>
              <w:top w:val="nil"/>
              <w:left w:val="nil"/>
              <w:bottom w:val="nil"/>
              <w:right w:val="nil"/>
            </w:tcBorders>
            <w:shd w:val="clear" w:color="auto" w:fill="auto"/>
            <w:noWrap/>
            <w:vAlign w:val="bottom"/>
            <w:hideMark/>
          </w:tcPr>
          <w:p w14:paraId="335AAA21"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697</w:t>
            </w:r>
          </w:p>
        </w:tc>
        <w:tc>
          <w:tcPr>
            <w:tcW w:w="580" w:type="dxa"/>
            <w:tcBorders>
              <w:top w:val="nil"/>
              <w:left w:val="nil"/>
              <w:bottom w:val="nil"/>
              <w:right w:val="nil"/>
            </w:tcBorders>
            <w:shd w:val="clear" w:color="auto" w:fill="auto"/>
            <w:noWrap/>
            <w:vAlign w:val="bottom"/>
            <w:hideMark/>
          </w:tcPr>
          <w:p w14:paraId="383D94DF"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82</w:t>
            </w:r>
          </w:p>
        </w:tc>
        <w:tc>
          <w:tcPr>
            <w:tcW w:w="580" w:type="dxa"/>
            <w:tcBorders>
              <w:top w:val="nil"/>
              <w:left w:val="nil"/>
              <w:bottom w:val="nil"/>
              <w:right w:val="nil"/>
            </w:tcBorders>
            <w:shd w:val="clear" w:color="auto" w:fill="auto"/>
            <w:noWrap/>
            <w:vAlign w:val="bottom"/>
            <w:hideMark/>
          </w:tcPr>
          <w:p w14:paraId="2D850388"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F</w:t>
            </w:r>
          </w:p>
        </w:tc>
        <w:tc>
          <w:tcPr>
            <w:tcW w:w="2160" w:type="dxa"/>
            <w:tcBorders>
              <w:top w:val="nil"/>
              <w:left w:val="nil"/>
              <w:bottom w:val="nil"/>
              <w:right w:val="nil"/>
            </w:tcBorders>
            <w:shd w:val="clear" w:color="auto" w:fill="auto"/>
            <w:noWrap/>
            <w:vAlign w:val="bottom"/>
            <w:hideMark/>
          </w:tcPr>
          <w:p w14:paraId="62E54E0C"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CHF</w:t>
            </w:r>
          </w:p>
        </w:tc>
        <w:tc>
          <w:tcPr>
            <w:tcW w:w="1300" w:type="dxa"/>
            <w:tcBorders>
              <w:top w:val="nil"/>
              <w:left w:val="nil"/>
              <w:bottom w:val="nil"/>
              <w:right w:val="nil"/>
            </w:tcBorders>
            <w:shd w:val="clear" w:color="auto" w:fill="auto"/>
            <w:noWrap/>
            <w:vAlign w:val="bottom"/>
            <w:hideMark/>
          </w:tcPr>
          <w:p w14:paraId="11F013CE"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41473.844</w:t>
            </w:r>
          </w:p>
        </w:tc>
        <w:tc>
          <w:tcPr>
            <w:tcW w:w="940" w:type="dxa"/>
            <w:tcBorders>
              <w:top w:val="nil"/>
              <w:left w:val="nil"/>
              <w:bottom w:val="nil"/>
              <w:right w:val="nil"/>
            </w:tcBorders>
            <w:shd w:val="clear" w:color="auto" w:fill="auto"/>
            <w:noWrap/>
            <w:vAlign w:val="bottom"/>
            <w:hideMark/>
          </w:tcPr>
          <w:p w14:paraId="42347976"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103</w:t>
            </w:r>
          </w:p>
        </w:tc>
        <w:tc>
          <w:tcPr>
            <w:tcW w:w="551" w:type="dxa"/>
            <w:tcBorders>
              <w:top w:val="nil"/>
              <w:left w:val="nil"/>
              <w:bottom w:val="nil"/>
              <w:right w:val="nil"/>
            </w:tcBorders>
            <w:shd w:val="clear" w:color="auto" w:fill="auto"/>
            <w:noWrap/>
            <w:vAlign w:val="bottom"/>
            <w:hideMark/>
          </w:tcPr>
          <w:p w14:paraId="72248379"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64</w:t>
            </w:r>
          </w:p>
        </w:tc>
        <w:tc>
          <w:tcPr>
            <w:tcW w:w="718" w:type="dxa"/>
            <w:tcBorders>
              <w:top w:val="nil"/>
              <w:left w:val="nil"/>
              <w:bottom w:val="nil"/>
              <w:right w:val="nil"/>
            </w:tcBorders>
            <w:shd w:val="clear" w:color="auto" w:fill="auto"/>
            <w:noWrap/>
            <w:vAlign w:val="bottom"/>
            <w:hideMark/>
          </w:tcPr>
          <w:p w14:paraId="7DD4B077"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36.09</w:t>
            </w:r>
          </w:p>
        </w:tc>
        <w:tc>
          <w:tcPr>
            <w:tcW w:w="780" w:type="dxa"/>
            <w:tcBorders>
              <w:top w:val="nil"/>
              <w:left w:val="nil"/>
              <w:bottom w:val="nil"/>
              <w:right w:val="nil"/>
            </w:tcBorders>
            <w:shd w:val="clear" w:color="auto" w:fill="auto"/>
            <w:noWrap/>
            <w:vAlign w:val="bottom"/>
            <w:hideMark/>
          </w:tcPr>
          <w:p w14:paraId="6382BAA4"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281.9</w:t>
            </w:r>
          </w:p>
        </w:tc>
        <w:tc>
          <w:tcPr>
            <w:tcW w:w="760" w:type="dxa"/>
            <w:tcBorders>
              <w:top w:val="nil"/>
              <w:left w:val="nil"/>
              <w:bottom w:val="nil"/>
              <w:right w:val="nil"/>
            </w:tcBorders>
            <w:shd w:val="clear" w:color="auto" w:fill="auto"/>
            <w:noWrap/>
            <w:vAlign w:val="bottom"/>
            <w:hideMark/>
          </w:tcPr>
          <w:p w14:paraId="293F17B2" w14:textId="77777777" w:rsidR="002F0375" w:rsidRPr="002F0375" w:rsidRDefault="002F0375" w:rsidP="002F0375">
            <w:pPr>
              <w:spacing w:after="0" w:line="240" w:lineRule="auto"/>
              <w:jc w:val="center"/>
              <w:rPr>
                <w:rFonts w:asciiTheme="minorHAnsi" w:hAnsiTheme="minorHAnsi"/>
                <w:color w:val="000000"/>
                <w:lang w:val="en-US" w:bidi="ar-SA"/>
              </w:rPr>
            </w:pPr>
            <w:r w:rsidRPr="002F0375">
              <w:rPr>
                <w:rFonts w:asciiTheme="minorHAnsi" w:hAnsiTheme="minorHAnsi"/>
                <w:color w:val="000000"/>
                <w:lang w:val="en-US" w:bidi="ar-SA"/>
              </w:rPr>
              <w:t>4.50</w:t>
            </w:r>
          </w:p>
        </w:tc>
      </w:tr>
    </w:tbl>
    <w:p w14:paraId="7729FF33" w14:textId="69E7EA59" w:rsidR="00D431D0" w:rsidRDefault="002F0375">
      <w:pPr>
        <w:rPr>
          <w:b/>
        </w:rPr>
      </w:pPr>
      <w:r>
        <w:rPr>
          <w:b/>
        </w:rPr>
        <w:t>Influential Observations</w:t>
      </w:r>
    </w:p>
    <w:tbl>
      <w:tblPr>
        <w:tblW w:w="9740" w:type="dxa"/>
        <w:tblInd w:w="93" w:type="dxa"/>
        <w:tblLook w:val="04A0" w:firstRow="1" w:lastRow="0" w:firstColumn="1" w:lastColumn="0" w:noHBand="0" w:noVBand="1"/>
      </w:tblPr>
      <w:tblGrid>
        <w:gridCol w:w="860"/>
        <w:gridCol w:w="551"/>
        <w:gridCol w:w="780"/>
        <w:gridCol w:w="620"/>
        <w:gridCol w:w="2080"/>
        <w:gridCol w:w="1164"/>
        <w:gridCol w:w="1000"/>
        <w:gridCol w:w="600"/>
        <w:gridCol w:w="740"/>
        <w:gridCol w:w="760"/>
        <w:gridCol w:w="680"/>
      </w:tblGrid>
      <w:tr w:rsidR="002F0375" w:rsidRPr="002F0375" w14:paraId="025E3BAD" w14:textId="77777777" w:rsidTr="002F0375">
        <w:trPr>
          <w:trHeight w:val="300"/>
        </w:trPr>
        <w:tc>
          <w:tcPr>
            <w:tcW w:w="860" w:type="dxa"/>
            <w:tcBorders>
              <w:top w:val="single" w:sz="4" w:space="0" w:color="auto"/>
              <w:left w:val="nil"/>
              <w:bottom w:val="single" w:sz="4" w:space="0" w:color="auto"/>
              <w:right w:val="nil"/>
            </w:tcBorders>
            <w:shd w:val="clear" w:color="auto" w:fill="auto"/>
            <w:noWrap/>
            <w:vAlign w:val="bottom"/>
            <w:hideMark/>
          </w:tcPr>
          <w:p w14:paraId="0E313068" w14:textId="336072FE" w:rsidR="002F0375" w:rsidRPr="002F0375" w:rsidRDefault="002F0375" w:rsidP="002F0375">
            <w:pPr>
              <w:spacing w:after="0" w:line="240" w:lineRule="auto"/>
              <w:rPr>
                <w:b/>
                <w:color w:val="000000"/>
                <w:lang w:val="en-US" w:bidi="ar-SA"/>
              </w:rPr>
            </w:pPr>
            <w:r w:rsidRPr="002F0375">
              <w:rPr>
                <w:b/>
                <w:color w:val="000000"/>
                <w:lang w:val="en-US" w:bidi="ar-SA"/>
              </w:rPr>
              <w:lastRenderedPageBreak/>
              <w:t>Cook</w:t>
            </w:r>
          </w:p>
        </w:tc>
        <w:tc>
          <w:tcPr>
            <w:tcW w:w="480" w:type="dxa"/>
            <w:tcBorders>
              <w:top w:val="single" w:sz="4" w:space="0" w:color="auto"/>
              <w:left w:val="nil"/>
              <w:bottom w:val="single" w:sz="4" w:space="0" w:color="auto"/>
              <w:right w:val="nil"/>
            </w:tcBorders>
            <w:shd w:val="clear" w:color="auto" w:fill="auto"/>
            <w:noWrap/>
            <w:vAlign w:val="bottom"/>
            <w:hideMark/>
          </w:tcPr>
          <w:p w14:paraId="101AB8A9" w14:textId="77777777" w:rsidR="002F0375" w:rsidRPr="002F0375" w:rsidRDefault="002F0375" w:rsidP="002F0375">
            <w:pPr>
              <w:spacing w:after="0" w:line="240" w:lineRule="auto"/>
              <w:jc w:val="center"/>
              <w:rPr>
                <w:b/>
                <w:color w:val="000000"/>
                <w:lang w:val="en-US" w:bidi="ar-SA"/>
              </w:rPr>
            </w:pPr>
            <w:r w:rsidRPr="002F0375">
              <w:rPr>
                <w:b/>
                <w:color w:val="000000"/>
                <w:lang w:val="en-US" w:bidi="ar-SA"/>
              </w:rPr>
              <w:t>ID</w:t>
            </w:r>
          </w:p>
        </w:tc>
        <w:tc>
          <w:tcPr>
            <w:tcW w:w="780" w:type="dxa"/>
            <w:tcBorders>
              <w:top w:val="single" w:sz="4" w:space="0" w:color="auto"/>
              <w:left w:val="nil"/>
              <w:bottom w:val="single" w:sz="4" w:space="0" w:color="auto"/>
              <w:right w:val="nil"/>
            </w:tcBorders>
            <w:shd w:val="clear" w:color="auto" w:fill="auto"/>
            <w:noWrap/>
            <w:vAlign w:val="bottom"/>
            <w:hideMark/>
          </w:tcPr>
          <w:p w14:paraId="6C2AEBAE" w14:textId="77777777" w:rsidR="002F0375" w:rsidRPr="002F0375" w:rsidRDefault="002F0375" w:rsidP="002F0375">
            <w:pPr>
              <w:spacing w:after="0" w:line="240" w:lineRule="auto"/>
              <w:jc w:val="center"/>
              <w:rPr>
                <w:b/>
                <w:color w:val="000000"/>
                <w:lang w:val="en-US" w:bidi="ar-SA"/>
              </w:rPr>
            </w:pPr>
            <w:r w:rsidRPr="002F0375">
              <w:rPr>
                <w:b/>
                <w:color w:val="000000"/>
                <w:lang w:val="en-US" w:bidi="ar-SA"/>
              </w:rPr>
              <w:t>age</w:t>
            </w:r>
          </w:p>
        </w:tc>
        <w:tc>
          <w:tcPr>
            <w:tcW w:w="620" w:type="dxa"/>
            <w:tcBorders>
              <w:top w:val="single" w:sz="4" w:space="0" w:color="auto"/>
              <w:left w:val="nil"/>
              <w:bottom w:val="single" w:sz="4" w:space="0" w:color="auto"/>
              <w:right w:val="nil"/>
            </w:tcBorders>
            <w:shd w:val="clear" w:color="auto" w:fill="auto"/>
            <w:noWrap/>
            <w:vAlign w:val="bottom"/>
            <w:hideMark/>
          </w:tcPr>
          <w:p w14:paraId="45A06C92" w14:textId="77777777" w:rsidR="002F0375" w:rsidRPr="002F0375" w:rsidRDefault="002F0375" w:rsidP="002F0375">
            <w:pPr>
              <w:spacing w:after="0" w:line="240" w:lineRule="auto"/>
              <w:jc w:val="center"/>
              <w:rPr>
                <w:b/>
                <w:color w:val="000000"/>
                <w:lang w:val="en-US" w:bidi="ar-SA"/>
              </w:rPr>
            </w:pPr>
            <w:r w:rsidRPr="002F0375">
              <w:rPr>
                <w:b/>
                <w:color w:val="000000"/>
                <w:lang w:val="en-US" w:bidi="ar-SA"/>
              </w:rPr>
              <w:t>sex</w:t>
            </w:r>
          </w:p>
        </w:tc>
        <w:tc>
          <w:tcPr>
            <w:tcW w:w="2080" w:type="dxa"/>
            <w:tcBorders>
              <w:top w:val="single" w:sz="4" w:space="0" w:color="auto"/>
              <w:left w:val="nil"/>
              <w:bottom w:val="single" w:sz="4" w:space="0" w:color="auto"/>
              <w:right w:val="nil"/>
            </w:tcBorders>
            <w:shd w:val="clear" w:color="auto" w:fill="auto"/>
            <w:noWrap/>
            <w:vAlign w:val="bottom"/>
            <w:hideMark/>
          </w:tcPr>
          <w:p w14:paraId="3671E858" w14:textId="77777777" w:rsidR="002F0375" w:rsidRPr="002F0375" w:rsidRDefault="002F0375" w:rsidP="002F0375">
            <w:pPr>
              <w:spacing w:after="0" w:line="240" w:lineRule="auto"/>
              <w:jc w:val="center"/>
              <w:rPr>
                <w:b/>
                <w:color w:val="000000"/>
                <w:lang w:val="en-US" w:bidi="ar-SA"/>
              </w:rPr>
            </w:pPr>
            <w:proofErr w:type="spellStart"/>
            <w:r w:rsidRPr="002F0375">
              <w:rPr>
                <w:b/>
                <w:color w:val="000000"/>
                <w:lang w:val="en-US" w:bidi="ar-SA"/>
              </w:rPr>
              <w:t>dzgroup</w:t>
            </w:r>
            <w:proofErr w:type="spellEnd"/>
          </w:p>
        </w:tc>
        <w:tc>
          <w:tcPr>
            <w:tcW w:w="1140" w:type="dxa"/>
            <w:tcBorders>
              <w:top w:val="single" w:sz="4" w:space="0" w:color="auto"/>
              <w:left w:val="nil"/>
              <w:bottom w:val="single" w:sz="4" w:space="0" w:color="auto"/>
              <w:right w:val="nil"/>
            </w:tcBorders>
            <w:shd w:val="clear" w:color="auto" w:fill="auto"/>
            <w:noWrap/>
            <w:vAlign w:val="bottom"/>
            <w:hideMark/>
          </w:tcPr>
          <w:p w14:paraId="4AEB4080" w14:textId="77777777" w:rsidR="002F0375" w:rsidRPr="002F0375" w:rsidRDefault="002F0375" w:rsidP="002F0375">
            <w:pPr>
              <w:spacing w:after="0" w:line="240" w:lineRule="auto"/>
              <w:jc w:val="center"/>
              <w:rPr>
                <w:b/>
                <w:color w:val="000000"/>
                <w:lang w:val="en-US" w:bidi="ar-SA"/>
              </w:rPr>
            </w:pPr>
            <w:proofErr w:type="spellStart"/>
            <w:r w:rsidRPr="002F0375">
              <w:rPr>
                <w:b/>
                <w:color w:val="000000"/>
                <w:lang w:val="en-US" w:bidi="ar-SA"/>
              </w:rPr>
              <w:t>totcst</w:t>
            </w:r>
            <w:proofErr w:type="spellEnd"/>
          </w:p>
        </w:tc>
        <w:tc>
          <w:tcPr>
            <w:tcW w:w="1000" w:type="dxa"/>
            <w:tcBorders>
              <w:top w:val="single" w:sz="4" w:space="0" w:color="auto"/>
              <w:left w:val="nil"/>
              <w:bottom w:val="single" w:sz="4" w:space="0" w:color="auto"/>
              <w:right w:val="nil"/>
            </w:tcBorders>
            <w:shd w:val="clear" w:color="auto" w:fill="auto"/>
            <w:noWrap/>
            <w:vAlign w:val="bottom"/>
            <w:hideMark/>
          </w:tcPr>
          <w:p w14:paraId="3E1641BF" w14:textId="77777777" w:rsidR="002F0375" w:rsidRPr="002F0375" w:rsidRDefault="002F0375" w:rsidP="002F0375">
            <w:pPr>
              <w:spacing w:after="0" w:line="240" w:lineRule="auto"/>
              <w:jc w:val="center"/>
              <w:rPr>
                <w:b/>
                <w:color w:val="000000"/>
                <w:lang w:val="en-US" w:bidi="ar-SA"/>
              </w:rPr>
            </w:pPr>
            <w:proofErr w:type="spellStart"/>
            <w:r w:rsidRPr="002F0375">
              <w:rPr>
                <w:b/>
                <w:color w:val="000000"/>
                <w:lang w:val="en-US" w:bidi="ar-SA"/>
              </w:rPr>
              <w:t>meanbp</w:t>
            </w:r>
            <w:proofErr w:type="spellEnd"/>
          </w:p>
        </w:tc>
        <w:tc>
          <w:tcPr>
            <w:tcW w:w="600" w:type="dxa"/>
            <w:tcBorders>
              <w:top w:val="single" w:sz="4" w:space="0" w:color="auto"/>
              <w:left w:val="nil"/>
              <w:bottom w:val="single" w:sz="4" w:space="0" w:color="auto"/>
              <w:right w:val="nil"/>
            </w:tcBorders>
            <w:shd w:val="clear" w:color="auto" w:fill="auto"/>
            <w:noWrap/>
            <w:vAlign w:val="bottom"/>
            <w:hideMark/>
          </w:tcPr>
          <w:p w14:paraId="76E50EA8" w14:textId="77777777" w:rsidR="002F0375" w:rsidRPr="002F0375" w:rsidRDefault="002F0375" w:rsidP="002F0375">
            <w:pPr>
              <w:spacing w:after="0" w:line="240" w:lineRule="auto"/>
              <w:jc w:val="center"/>
              <w:rPr>
                <w:b/>
                <w:color w:val="000000"/>
                <w:lang w:val="en-US" w:bidi="ar-SA"/>
              </w:rPr>
            </w:pPr>
            <w:proofErr w:type="spellStart"/>
            <w:r w:rsidRPr="002F0375">
              <w:rPr>
                <w:b/>
                <w:color w:val="000000"/>
                <w:lang w:val="en-US" w:bidi="ar-SA"/>
              </w:rPr>
              <w:t>hrt</w:t>
            </w:r>
            <w:proofErr w:type="spellEnd"/>
          </w:p>
        </w:tc>
        <w:tc>
          <w:tcPr>
            <w:tcW w:w="740" w:type="dxa"/>
            <w:tcBorders>
              <w:top w:val="single" w:sz="4" w:space="0" w:color="auto"/>
              <w:left w:val="nil"/>
              <w:bottom w:val="single" w:sz="4" w:space="0" w:color="auto"/>
              <w:right w:val="nil"/>
            </w:tcBorders>
            <w:shd w:val="clear" w:color="auto" w:fill="auto"/>
            <w:noWrap/>
            <w:vAlign w:val="bottom"/>
            <w:hideMark/>
          </w:tcPr>
          <w:p w14:paraId="4C702DCE" w14:textId="77777777" w:rsidR="002F0375" w:rsidRPr="002F0375" w:rsidRDefault="002F0375" w:rsidP="002F0375">
            <w:pPr>
              <w:spacing w:after="0" w:line="240" w:lineRule="auto"/>
              <w:jc w:val="center"/>
              <w:rPr>
                <w:b/>
                <w:color w:val="000000"/>
                <w:lang w:val="en-US" w:bidi="ar-SA"/>
              </w:rPr>
            </w:pPr>
            <w:r w:rsidRPr="002F0375">
              <w:rPr>
                <w:b/>
                <w:color w:val="000000"/>
                <w:lang w:val="en-US" w:bidi="ar-SA"/>
              </w:rPr>
              <w:t>temp</w:t>
            </w:r>
          </w:p>
        </w:tc>
        <w:tc>
          <w:tcPr>
            <w:tcW w:w="760" w:type="dxa"/>
            <w:tcBorders>
              <w:top w:val="single" w:sz="4" w:space="0" w:color="auto"/>
              <w:left w:val="nil"/>
              <w:bottom w:val="single" w:sz="4" w:space="0" w:color="auto"/>
              <w:right w:val="nil"/>
            </w:tcBorders>
            <w:shd w:val="clear" w:color="auto" w:fill="auto"/>
            <w:noWrap/>
            <w:vAlign w:val="bottom"/>
            <w:hideMark/>
          </w:tcPr>
          <w:p w14:paraId="069A0B89" w14:textId="77777777" w:rsidR="002F0375" w:rsidRPr="002F0375" w:rsidRDefault="002F0375" w:rsidP="002F0375">
            <w:pPr>
              <w:spacing w:after="0" w:line="240" w:lineRule="auto"/>
              <w:jc w:val="center"/>
              <w:rPr>
                <w:b/>
                <w:color w:val="000000"/>
                <w:lang w:val="en-US" w:bidi="ar-SA"/>
              </w:rPr>
            </w:pPr>
            <w:proofErr w:type="spellStart"/>
            <w:r w:rsidRPr="002F0375">
              <w:rPr>
                <w:b/>
                <w:color w:val="000000"/>
                <w:lang w:val="en-US" w:bidi="ar-SA"/>
              </w:rPr>
              <w:t>pafi</w:t>
            </w:r>
            <w:proofErr w:type="spellEnd"/>
          </w:p>
        </w:tc>
        <w:tc>
          <w:tcPr>
            <w:tcW w:w="680" w:type="dxa"/>
            <w:tcBorders>
              <w:top w:val="single" w:sz="4" w:space="0" w:color="auto"/>
              <w:left w:val="nil"/>
              <w:bottom w:val="single" w:sz="4" w:space="0" w:color="auto"/>
              <w:right w:val="nil"/>
            </w:tcBorders>
            <w:shd w:val="clear" w:color="auto" w:fill="auto"/>
            <w:noWrap/>
            <w:vAlign w:val="bottom"/>
            <w:hideMark/>
          </w:tcPr>
          <w:p w14:paraId="5EB9361F" w14:textId="77777777" w:rsidR="002F0375" w:rsidRPr="002F0375" w:rsidRDefault="002F0375" w:rsidP="002F0375">
            <w:pPr>
              <w:spacing w:after="0" w:line="240" w:lineRule="auto"/>
              <w:jc w:val="center"/>
              <w:rPr>
                <w:b/>
                <w:color w:val="000000"/>
                <w:lang w:val="en-US" w:bidi="ar-SA"/>
              </w:rPr>
            </w:pPr>
            <w:proofErr w:type="spellStart"/>
            <w:r w:rsidRPr="002F0375">
              <w:rPr>
                <w:b/>
                <w:color w:val="000000"/>
                <w:lang w:val="en-US" w:bidi="ar-SA"/>
              </w:rPr>
              <w:t>alb</w:t>
            </w:r>
            <w:proofErr w:type="spellEnd"/>
          </w:p>
        </w:tc>
      </w:tr>
      <w:tr w:rsidR="002F0375" w:rsidRPr="002F0375" w14:paraId="354C237C" w14:textId="77777777" w:rsidTr="002F0375">
        <w:trPr>
          <w:trHeight w:val="300"/>
        </w:trPr>
        <w:tc>
          <w:tcPr>
            <w:tcW w:w="860" w:type="dxa"/>
            <w:tcBorders>
              <w:top w:val="single" w:sz="4" w:space="0" w:color="auto"/>
              <w:left w:val="nil"/>
              <w:bottom w:val="nil"/>
              <w:right w:val="nil"/>
            </w:tcBorders>
            <w:shd w:val="clear" w:color="auto" w:fill="auto"/>
            <w:noWrap/>
            <w:vAlign w:val="bottom"/>
            <w:hideMark/>
          </w:tcPr>
          <w:p w14:paraId="74240B59" w14:textId="77777777" w:rsidR="002F0375" w:rsidRPr="002F0375" w:rsidRDefault="002F0375" w:rsidP="002F0375">
            <w:pPr>
              <w:spacing w:after="0" w:line="240" w:lineRule="auto"/>
              <w:rPr>
                <w:color w:val="000000"/>
                <w:lang w:val="en-US" w:bidi="ar-SA"/>
              </w:rPr>
            </w:pPr>
            <w:r w:rsidRPr="002F0375">
              <w:rPr>
                <w:color w:val="000000"/>
                <w:lang w:val="en-US" w:bidi="ar-SA"/>
              </w:rPr>
              <w:t>0.02</w:t>
            </w:r>
          </w:p>
        </w:tc>
        <w:tc>
          <w:tcPr>
            <w:tcW w:w="480" w:type="dxa"/>
            <w:tcBorders>
              <w:top w:val="single" w:sz="4" w:space="0" w:color="auto"/>
              <w:left w:val="nil"/>
              <w:bottom w:val="nil"/>
              <w:right w:val="nil"/>
            </w:tcBorders>
            <w:shd w:val="clear" w:color="auto" w:fill="auto"/>
            <w:noWrap/>
            <w:vAlign w:val="bottom"/>
            <w:hideMark/>
          </w:tcPr>
          <w:p w14:paraId="25D45BAF" w14:textId="77777777" w:rsidR="002F0375" w:rsidRPr="002F0375" w:rsidRDefault="002F0375" w:rsidP="002F0375">
            <w:pPr>
              <w:spacing w:after="0" w:line="240" w:lineRule="auto"/>
              <w:jc w:val="center"/>
              <w:rPr>
                <w:color w:val="000000"/>
                <w:lang w:val="en-US" w:bidi="ar-SA"/>
              </w:rPr>
            </w:pPr>
            <w:r w:rsidRPr="002F0375">
              <w:rPr>
                <w:color w:val="000000"/>
                <w:lang w:val="en-US" w:bidi="ar-SA"/>
              </w:rPr>
              <w:t>9</w:t>
            </w:r>
          </w:p>
        </w:tc>
        <w:tc>
          <w:tcPr>
            <w:tcW w:w="780" w:type="dxa"/>
            <w:tcBorders>
              <w:top w:val="single" w:sz="4" w:space="0" w:color="auto"/>
              <w:left w:val="nil"/>
              <w:bottom w:val="nil"/>
              <w:right w:val="nil"/>
            </w:tcBorders>
            <w:shd w:val="clear" w:color="auto" w:fill="auto"/>
            <w:noWrap/>
            <w:vAlign w:val="bottom"/>
            <w:hideMark/>
          </w:tcPr>
          <w:p w14:paraId="5ECE06D7" w14:textId="77777777" w:rsidR="002F0375" w:rsidRPr="002F0375" w:rsidRDefault="002F0375" w:rsidP="002F0375">
            <w:pPr>
              <w:spacing w:after="0" w:line="240" w:lineRule="auto"/>
              <w:jc w:val="center"/>
              <w:rPr>
                <w:color w:val="000000"/>
                <w:lang w:val="en-US" w:bidi="ar-SA"/>
              </w:rPr>
            </w:pPr>
            <w:r w:rsidRPr="002F0375">
              <w:rPr>
                <w:color w:val="000000"/>
                <w:lang w:val="en-US" w:bidi="ar-SA"/>
              </w:rPr>
              <w:t>31.70</w:t>
            </w:r>
          </w:p>
        </w:tc>
        <w:tc>
          <w:tcPr>
            <w:tcW w:w="620" w:type="dxa"/>
            <w:tcBorders>
              <w:top w:val="single" w:sz="4" w:space="0" w:color="auto"/>
              <w:left w:val="nil"/>
              <w:bottom w:val="nil"/>
              <w:right w:val="nil"/>
            </w:tcBorders>
            <w:shd w:val="clear" w:color="auto" w:fill="auto"/>
            <w:noWrap/>
            <w:vAlign w:val="bottom"/>
            <w:hideMark/>
          </w:tcPr>
          <w:p w14:paraId="20E93DC6" w14:textId="77777777" w:rsidR="002F0375" w:rsidRPr="002F0375" w:rsidRDefault="002F0375" w:rsidP="002F0375">
            <w:pPr>
              <w:spacing w:after="0" w:line="240" w:lineRule="auto"/>
              <w:jc w:val="center"/>
              <w:rPr>
                <w:color w:val="000000"/>
                <w:lang w:val="en-US" w:bidi="ar-SA"/>
              </w:rPr>
            </w:pPr>
            <w:r w:rsidRPr="002F0375">
              <w:rPr>
                <w:color w:val="000000"/>
                <w:lang w:val="en-US" w:bidi="ar-SA"/>
              </w:rPr>
              <w:t>F</w:t>
            </w:r>
          </w:p>
        </w:tc>
        <w:tc>
          <w:tcPr>
            <w:tcW w:w="2080" w:type="dxa"/>
            <w:tcBorders>
              <w:top w:val="single" w:sz="4" w:space="0" w:color="auto"/>
              <w:left w:val="nil"/>
              <w:bottom w:val="nil"/>
              <w:right w:val="nil"/>
            </w:tcBorders>
            <w:shd w:val="clear" w:color="auto" w:fill="auto"/>
            <w:noWrap/>
            <w:vAlign w:val="bottom"/>
            <w:hideMark/>
          </w:tcPr>
          <w:p w14:paraId="2EF39C56" w14:textId="77777777" w:rsidR="002F0375" w:rsidRPr="002F0375" w:rsidRDefault="002F0375" w:rsidP="002F0375">
            <w:pPr>
              <w:spacing w:after="0" w:line="240" w:lineRule="auto"/>
              <w:jc w:val="center"/>
              <w:rPr>
                <w:color w:val="000000"/>
                <w:lang w:val="en-US" w:bidi="ar-SA"/>
              </w:rPr>
            </w:pPr>
            <w:r w:rsidRPr="002F0375">
              <w:rPr>
                <w:color w:val="000000"/>
                <w:lang w:val="en-US" w:bidi="ar-SA"/>
              </w:rPr>
              <w:t>Cirrhosis</w:t>
            </w:r>
          </w:p>
        </w:tc>
        <w:tc>
          <w:tcPr>
            <w:tcW w:w="1140" w:type="dxa"/>
            <w:tcBorders>
              <w:top w:val="single" w:sz="4" w:space="0" w:color="auto"/>
              <w:left w:val="nil"/>
              <w:bottom w:val="nil"/>
              <w:right w:val="nil"/>
            </w:tcBorders>
            <w:shd w:val="clear" w:color="auto" w:fill="auto"/>
            <w:noWrap/>
            <w:vAlign w:val="bottom"/>
            <w:hideMark/>
          </w:tcPr>
          <w:p w14:paraId="52C16D0D" w14:textId="77777777" w:rsidR="002F0375" w:rsidRPr="002F0375" w:rsidRDefault="002F0375" w:rsidP="002F0375">
            <w:pPr>
              <w:spacing w:after="0" w:line="240" w:lineRule="auto"/>
              <w:jc w:val="center"/>
              <w:rPr>
                <w:color w:val="000000"/>
                <w:lang w:val="en-US" w:bidi="ar-SA"/>
              </w:rPr>
            </w:pPr>
            <w:r w:rsidRPr="002F0375">
              <w:rPr>
                <w:color w:val="000000"/>
                <w:lang w:val="en-US" w:bidi="ar-SA"/>
              </w:rPr>
              <w:t>101867.94</w:t>
            </w:r>
          </w:p>
        </w:tc>
        <w:tc>
          <w:tcPr>
            <w:tcW w:w="1000" w:type="dxa"/>
            <w:tcBorders>
              <w:top w:val="single" w:sz="4" w:space="0" w:color="auto"/>
              <w:left w:val="nil"/>
              <w:bottom w:val="nil"/>
              <w:right w:val="nil"/>
            </w:tcBorders>
            <w:shd w:val="clear" w:color="auto" w:fill="auto"/>
            <w:noWrap/>
            <w:vAlign w:val="bottom"/>
            <w:hideMark/>
          </w:tcPr>
          <w:p w14:paraId="61817572" w14:textId="77777777" w:rsidR="002F0375" w:rsidRPr="002F0375" w:rsidRDefault="002F0375" w:rsidP="002F0375">
            <w:pPr>
              <w:spacing w:after="0" w:line="240" w:lineRule="auto"/>
              <w:jc w:val="center"/>
              <w:rPr>
                <w:color w:val="000000"/>
                <w:lang w:val="en-US" w:bidi="ar-SA"/>
              </w:rPr>
            </w:pPr>
            <w:r w:rsidRPr="002F0375">
              <w:rPr>
                <w:color w:val="000000"/>
                <w:lang w:val="en-US" w:bidi="ar-SA"/>
              </w:rPr>
              <w:t>77</w:t>
            </w:r>
          </w:p>
        </w:tc>
        <w:tc>
          <w:tcPr>
            <w:tcW w:w="600" w:type="dxa"/>
            <w:tcBorders>
              <w:top w:val="single" w:sz="4" w:space="0" w:color="auto"/>
              <w:left w:val="nil"/>
              <w:bottom w:val="nil"/>
              <w:right w:val="nil"/>
            </w:tcBorders>
            <w:shd w:val="clear" w:color="auto" w:fill="auto"/>
            <w:noWrap/>
            <w:vAlign w:val="bottom"/>
            <w:hideMark/>
          </w:tcPr>
          <w:p w14:paraId="3E837B91" w14:textId="77777777" w:rsidR="002F0375" w:rsidRPr="002F0375" w:rsidRDefault="002F0375" w:rsidP="002F0375">
            <w:pPr>
              <w:spacing w:after="0" w:line="240" w:lineRule="auto"/>
              <w:jc w:val="center"/>
              <w:rPr>
                <w:color w:val="000000"/>
                <w:lang w:val="en-US" w:bidi="ar-SA"/>
              </w:rPr>
            </w:pPr>
            <w:r w:rsidRPr="002F0375">
              <w:rPr>
                <w:color w:val="000000"/>
                <w:lang w:val="en-US" w:bidi="ar-SA"/>
              </w:rPr>
              <w:t>80</w:t>
            </w:r>
          </w:p>
        </w:tc>
        <w:tc>
          <w:tcPr>
            <w:tcW w:w="740" w:type="dxa"/>
            <w:tcBorders>
              <w:top w:val="single" w:sz="4" w:space="0" w:color="auto"/>
              <w:left w:val="nil"/>
              <w:bottom w:val="nil"/>
              <w:right w:val="nil"/>
            </w:tcBorders>
            <w:shd w:val="clear" w:color="auto" w:fill="auto"/>
            <w:noWrap/>
            <w:vAlign w:val="bottom"/>
            <w:hideMark/>
          </w:tcPr>
          <w:p w14:paraId="55284BC2" w14:textId="77777777" w:rsidR="002F0375" w:rsidRPr="002F0375" w:rsidRDefault="002F0375" w:rsidP="002F0375">
            <w:pPr>
              <w:spacing w:after="0" w:line="240" w:lineRule="auto"/>
              <w:jc w:val="center"/>
              <w:rPr>
                <w:color w:val="000000"/>
                <w:lang w:val="en-US" w:bidi="ar-SA"/>
              </w:rPr>
            </w:pPr>
            <w:r w:rsidRPr="002F0375">
              <w:rPr>
                <w:color w:val="000000"/>
                <w:lang w:val="en-US" w:bidi="ar-SA"/>
              </w:rPr>
              <w:t>37.20</w:t>
            </w:r>
          </w:p>
        </w:tc>
        <w:tc>
          <w:tcPr>
            <w:tcW w:w="760" w:type="dxa"/>
            <w:tcBorders>
              <w:top w:val="single" w:sz="4" w:space="0" w:color="auto"/>
              <w:left w:val="nil"/>
              <w:bottom w:val="nil"/>
              <w:right w:val="nil"/>
            </w:tcBorders>
            <w:shd w:val="clear" w:color="auto" w:fill="auto"/>
            <w:noWrap/>
            <w:vAlign w:val="bottom"/>
            <w:hideMark/>
          </w:tcPr>
          <w:p w14:paraId="05EF2267" w14:textId="77777777" w:rsidR="002F0375" w:rsidRPr="002F0375" w:rsidRDefault="002F0375" w:rsidP="002F0375">
            <w:pPr>
              <w:spacing w:after="0" w:line="240" w:lineRule="auto"/>
              <w:jc w:val="center"/>
              <w:rPr>
                <w:color w:val="000000"/>
                <w:lang w:val="en-US" w:bidi="ar-SA"/>
              </w:rPr>
            </w:pPr>
            <w:r w:rsidRPr="002F0375">
              <w:rPr>
                <w:color w:val="000000"/>
                <w:lang w:val="en-US" w:bidi="ar-SA"/>
              </w:rPr>
              <w:t>490.4</w:t>
            </w:r>
          </w:p>
        </w:tc>
        <w:tc>
          <w:tcPr>
            <w:tcW w:w="680" w:type="dxa"/>
            <w:tcBorders>
              <w:top w:val="single" w:sz="4" w:space="0" w:color="auto"/>
              <w:left w:val="nil"/>
              <w:bottom w:val="nil"/>
              <w:right w:val="nil"/>
            </w:tcBorders>
            <w:shd w:val="clear" w:color="auto" w:fill="auto"/>
            <w:noWrap/>
            <w:vAlign w:val="bottom"/>
            <w:hideMark/>
          </w:tcPr>
          <w:p w14:paraId="4207837D" w14:textId="77777777" w:rsidR="002F0375" w:rsidRPr="002F0375" w:rsidRDefault="002F0375" w:rsidP="002F0375">
            <w:pPr>
              <w:spacing w:after="0" w:line="240" w:lineRule="auto"/>
              <w:jc w:val="center"/>
              <w:rPr>
                <w:color w:val="000000"/>
                <w:lang w:val="en-US" w:bidi="ar-SA"/>
              </w:rPr>
            </w:pPr>
            <w:r w:rsidRPr="002F0375">
              <w:rPr>
                <w:color w:val="000000"/>
                <w:lang w:val="en-US" w:bidi="ar-SA"/>
              </w:rPr>
              <w:t>2.2</w:t>
            </w:r>
          </w:p>
        </w:tc>
      </w:tr>
      <w:tr w:rsidR="002F0375" w:rsidRPr="002F0375" w14:paraId="5288CBAC" w14:textId="77777777" w:rsidTr="002F0375">
        <w:trPr>
          <w:trHeight w:val="300"/>
        </w:trPr>
        <w:tc>
          <w:tcPr>
            <w:tcW w:w="860" w:type="dxa"/>
            <w:tcBorders>
              <w:top w:val="nil"/>
              <w:left w:val="nil"/>
              <w:right w:val="nil"/>
            </w:tcBorders>
            <w:shd w:val="clear" w:color="auto" w:fill="auto"/>
            <w:noWrap/>
            <w:vAlign w:val="bottom"/>
            <w:hideMark/>
          </w:tcPr>
          <w:p w14:paraId="44FA140E" w14:textId="77777777" w:rsidR="002F0375" w:rsidRPr="002F0375" w:rsidRDefault="002F0375" w:rsidP="002F0375">
            <w:pPr>
              <w:spacing w:after="0" w:line="240" w:lineRule="auto"/>
              <w:rPr>
                <w:color w:val="000000"/>
                <w:lang w:val="en-US" w:bidi="ar-SA"/>
              </w:rPr>
            </w:pPr>
            <w:r w:rsidRPr="002F0375">
              <w:rPr>
                <w:color w:val="000000"/>
                <w:lang w:val="en-US" w:bidi="ar-SA"/>
              </w:rPr>
              <w:t>0.03</w:t>
            </w:r>
          </w:p>
        </w:tc>
        <w:tc>
          <w:tcPr>
            <w:tcW w:w="480" w:type="dxa"/>
            <w:tcBorders>
              <w:top w:val="nil"/>
              <w:left w:val="nil"/>
              <w:right w:val="nil"/>
            </w:tcBorders>
            <w:shd w:val="clear" w:color="auto" w:fill="auto"/>
            <w:noWrap/>
            <w:vAlign w:val="bottom"/>
            <w:hideMark/>
          </w:tcPr>
          <w:p w14:paraId="48E025EB" w14:textId="77777777" w:rsidR="002F0375" w:rsidRPr="002F0375" w:rsidRDefault="002F0375" w:rsidP="002F0375">
            <w:pPr>
              <w:spacing w:after="0" w:line="240" w:lineRule="auto"/>
              <w:jc w:val="center"/>
              <w:rPr>
                <w:color w:val="000000"/>
                <w:lang w:val="en-US" w:bidi="ar-SA"/>
              </w:rPr>
            </w:pPr>
            <w:r w:rsidRPr="002F0375">
              <w:rPr>
                <w:color w:val="000000"/>
                <w:lang w:val="en-US" w:bidi="ar-SA"/>
              </w:rPr>
              <w:t>57</w:t>
            </w:r>
          </w:p>
        </w:tc>
        <w:tc>
          <w:tcPr>
            <w:tcW w:w="780" w:type="dxa"/>
            <w:tcBorders>
              <w:top w:val="nil"/>
              <w:left w:val="nil"/>
              <w:right w:val="nil"/>
            </w:tcBorders>
            <w:shd w:val="clear" w:color="auto" w:fill="auto"/>
            <w:noWrap/>
            <w:vAlign w:val="bottom"/>
            <w:hideMark/>
          </w:tcPr>
          <w:p w14:paraId="5A1B7120" w14:textId="77777777" w:rsidR="002F0375" w:rsidRPr="002F0375" w:rsidRDefault="002F0375" w:rsidP="002F0375">
            <w:pPr>
              <w:spacing w:after="0" w:line="240" w:lineRule="auto"/>
              <w:jc w:val="center"/>
              <w:rPr>
                <w:color w:val="000000"/>
                <w:lang w:val="en-US" w:bidi="ar-SA"/>
              </w:rPr>
            </w:pPr>
            <w:r w:rsidRPr="002F0375">
              <w:rPr>
                <w:color w:val="000000"/>
                <w:lang w:val="en-US" w:bidi="ar-SA"/>
              </w:rPr>
              <w:t>50.75</w:t>
            </w:r>
          </w:p>
        </w:tc>
        <w:tc>
          <w:tcPr>
            <w:tcW w:w="620" w:type="dxa"/>
            <w:tcBorders>
              <w:top w:val="nil"/>
              <w:left w:val="nil"/>
              <w:right w:val="nil"/>
            </w:tcBorders>
            <w:shd w:val="clear" w:color="auto" w:fill="auto"/>
            <w:noWrap/>
            <w:vAlign w:val="bottom"/>
            <w:hideMark/>
          </w:tcPr>
          <w:p w14:paraId="69CFC0C6" w14:textId="77777777" w:rsidR="002F0375" w:rsidRPr="002F0375" w:rsidRDefault="002F0375" w:rsidP="002F0375">
            <w:pPr>
              <w:spacing w:after="0" w:line="240" w:lineRule="auto"/>
              <w:jc w:val="center"/>
              <w:rPr>
                <w:color w:val="000000"/>
                <w:lang w:val="en-US" w:bidi="ar-SA"/>
              </w:rPr>
            </w:pPr>
            <w:r w:rsidRPr="002F0375">
              <w:rPr>
                <w:color w:val="000000"/>
                <w:lang w:val="en-US" w:bidi="ar-SA"/>
              </w:rPr>
              <w:t>M</w:t>
            </w:r>
          </w:p>
        </w:tc>
        <w:tc>
          <w:tcPr>
            <w:tcW w:w="2080" w:type="dxa"/>
            <w:tcBorders>
              <w:top w:val="nil"/>
              <w:left w:val="nil"/>
              <w:right w:val="nil"/>
            </w:tcBorders>
            <w:shd w:val="clear" w:color="auto" w:fill="auto"/>
            <w:noWrap/>
            <w:vAlign w:val="bottom"/>
            <w:hideMark/>
          </w:tcPr>
          <w:p w14:paraId="62235833" w14:textId="77777777" w:rsidR="002F0375" w:rsidRPr="002F0375" w:rsidRDefault="002F0375" w:rsidP="002F0375">
            <w:pPr>
              <w:spacing w:after="0" w:line="240" w:lineRule="auto"/>
              <w:jc w:val="center"/>
              <w:rPr>
                <w:color w:val="000000"/>
                <w:lang w:val="en-US" w:bidi="ar-SA"/>
              </w:rPr>
            </w:pPr>
            <w:r w:rsidRPr="002F0375">
              <w:rPr>
                <w:color w:val="000000"/>
                <w:lang w:val="en-US" w:bidi="ar-SA"/>
              </w:rPr>
              <w:t>ARF/MOSF w/Sepsis</w:t>
            </w:r>
          </w:p>
        </w:tc>
        <w:tc>
          <w:tcPr>
            <w:tcW w:w="1140" w:type="dxa"/>
            <w:tcBorders>
              <w:top w:val="nil"/>
              <w:left w:val="nil"/>
              <w:right w:val="nil"/>
            </w:tcBorders>
            <w:shd w:val="clear" w:color="auto" w:fill="auto"/>
            <w:noWrap/>
            <w:vAlign w:val="bottom"/>
            <w:hideMark/>
          </w:tcPr>
          <w:p w14:paraId="00FB886E" w14:textId="77777777" w:rsidR="002F0375" w:rsidRPr="002F0375" w:rsidRDefault="002F0375" w:rsidP="002F0375">
            <w:pPr>
              <w:spacing w:after="0" w:line="240" w:lineRule="auto"/>
              <w:jc w:val="center"/>
              <w:rPr>
                <w:color w:val="000000"/>
                <w:lang w:val="en-US" w:bidi="ar-SA"/>
              </w:rPr>
            </w:pPr>
            <w:r w:rsidRPr="002F0375">
              <w:rPr>
                <w:color w:val="000000"/>
                <w:lang w:val="en-US" w:bidi="ar-SA"/>
              </w:rPr>
              <w:t>236295.25</w:t>
            </w:r>
          </w:p>
        </w:tc>
        <w:tc>
          <w:tcPr>
            <w:tcW w:w="1000" w:type="dxa"/>
            <w:tcBorders>
              <w:top w:val="nil"/>
              <w:left w:val="nil"/>
              <w:right w:val="nil"/>
            </w:tcBorders>
            <w:shd w:val="clear" w:color="auto" w:fill="auto"/>
            <w:noWrap/>
            <w:vAlign w:val="bottom"/>
            <w:hideMark/>
          </w:tcPr>
          <w:p w14:paraId="4CAD86A7" w14:textId="77777777" w:rsidR="002F0375" w:rsidRPr="002F0375" w:rsidRDefault="002F0375" w:rsidP="002F0375">
            <w:pPr>
              <w:spacing w:after="0" w:line="240" w:lineRule="auto"/>
              <w:jc w:val="center"/>
              <w:rPr>
                <w:color w:val="000000"/>
                <w:lang w:val="en-US" w:bidi="ar-SA"/>
              </w:rPr>
            </w:pPr>
            <w:r w:rsidRPr="002F0375">
              <w:rPr>
                <w:color w:val="000000"/>
                <w:lang w:val="en-US" w:bidi="ar-SA"/>
              </w:rPr>
              <w:t>42</w:t>
            </w:r>
          </w:p>
        </w:tc>
        <w:tc>
          <w:tcPr>
            <w:tcW w:w="600" w:type="dxa"/>
            <w:tcBorders>
              <w:top w:val="nil"/>
              <w:left w:val="nil"/>
              <w:right w:val="nil"/>
            </w:tcBorders>
            <w:shd w:val="clear" w:color="auto" w:fill="auto"/>
            <w:noWrap/>
            <w:vAlign w:val="bottom"/>
            <w:hideMark/>
          </w:tcPr>
          <w:p w14:paraId="38139255" w14:textId="77777777" w:rsidR="002F0375" w:rsidRPr="002F0375" w:rsidRDefault="002F0375" w:rsidP="002F0375">
            <w:pPr>
              <w:spacing w:after="0" w:line="240" w:lineRule="auto"/>
              <w:jc w:val="center"/>
              <w:rPr>
                <w:color w:val="000000"/>
                <w:lang w:val="en-US" w:bidi="ar-SA"/>
              </w:rPr>
            </w:pPr>
            <w:r w:rsidRPr="002F0375">
              <w:rPr>
                <w:color w:val="000000"/>
                <w:lang w:val="en-US" w:bidi="ar-SA"/>
              </w:rPr>
              <w:t>118</w:t>
            </w:r>
          </w:p>
        </w:tc>
        <w:tc>
          <w:tcPr>
            <w:tcW w:w="740" w:type="dxa"/>
            <w:tcBorders>
              <w:top w:val="nil"/>
              <w:left w:val="nil"/>
              <w:right w:val="nil"/>
            </w:tcBorders>
            <w:shd w:val="clear" w:color="auto" w:fill="auto"/>
            <w:noWrap/>
            <w:vAlign w:val="bottom"/>
            <w:hideMark/>
          </w:tcPr>
          <w:p w14:paraId="61E187C4" w14:textId="77777777" w:rsidR="002F0375" w:rsidRPr="002F0375" w:rsidRDefault="002F0375" w:rsidP="002F0375">
            <w:pPr>
              <w:spacing w:after="0" w:line="240" w:lineRule="auto"/>
              <w:jc w:val="center"/>
              <w:rPr>
                <w:color w:val="000000"/>
                <w:lang w:val="en-US" w:bidi="ar-SA"/>
              </w:rPr>
            </w:pPr>
            <w:r w:rsidRPr="002F0375">
              <w:rPr>
                <w:color w:val="000000"/>
                <w:lang w:val="en-US" w:bidi="ar-SA"/>
              </w:rPr>
              <w:t>38.90</w:t>
            </w:r>
          </w:p>
        </w:tc>
        <w:tc>
          <w:tcPr>
            <w:tcW w:w="760" w:type="dxa"/>
            <w:tcBorders>
              <w:top w:val="nil"/>
              <w:left w:val="nil"/>
              <w:right w:val="nil"/>
            </w:tcBorders>
            <w:shd w:val="clear" w:color="auto" w:fill="auto"/>
            <w:noWrap/>
            <w:vAlign w:val="bottom"/>
            <w:hideMark/>
          </w:tcPr>
          <w:p w14:paraId="24224F95" w14:textId="77777777" w:rsidR="002F0375" w:rsidRPr="002F0375" w:rsidRDefault="002F0375" w:rsidP="002F0375">
            <w:pPr>
              <w:spacing w:after="0" w:line="240" w:lineRule="auto"/>
              <w:jc w:val="center"/>
              <w:rPr>
                <w:color w:val="000000"/>
                <w:lang w:val="en-US" w:bidi="ar-SA"/>
              </w:rPr>
            </w:pPr>
            <w:r w:rsidRPr="002F0375">
              <w:rPr>
                <w:color w:val="000000"/>
                <w:lang w:val="en-US" w:bidi="ar-SA"/>
              </w:rPr>
              <w:t>270.0</w:t>
            </w:r>
          </w:p>
        </w:tc>
        <w:tc>
          <w:tcPr>
            <w:tcW w:w="680" w:type="dxa"/>
            <w:tcBorders>
              <w:top w:val="nil"/>
              <w:left w:val="nil"/>
              <w:right w:val="nil"/>
            </w:tcBorders>
            <w:shd w:val="clear" w:color="auto" w:fill="auto"/>
            <w:noWrap/>
            <w:vAlign w:val="bottom"/>
            <w:hideMark/>
          </w:tcPr>
          <w:p w14:paraId="5353D7C0" w14:textId="77777777" w:rsidR="002F0375" w:rsidRPr="002F0375" w:rsidRDefault="002F0375" w:rsidP="002F0375">
            <w:pPr>
              <w:spacing w:after="0" w:line="240" w:lineRule="auto"/>
              <w:jc w:val="center"/>
              <w:rPr>
                <w:color w:val="000000"/>
                <w:lang w:val="en-US" w:bidi="ar-SA"/>
              </w:rPr>
            </w:pPr>
            <w:r w:rsidRPr="002F0375">
              <w:rPr>
                <w:color w:val="000000"/>
                <w:lang w:val="en-US" w:bidi="ar-SA"/>
              </w:rPr>
              <w:t>3.6</w:t>
            </w:r>
          </w:p>
        </w:tc>
      </w:tr>
      <w:tr w:rsidR="002F0375" w:rsidRPr="002F0375" w14:paraId="3DA40B07" w14:textId="77777777" w:rsidTr="002F0375">
        <w:trPr>
          <w:trHeight w:val="300"/>
        </w:trPr>
        <w:tc>
          <w:tcPr>
            <w:tcW w:w="860" w:type="dxa"/>
            <w:tcBorders>
              <w:top w:val="nil"/>
              <w:left w:val="nil"/>
              <w:bottom w:val="single" w:sz="4" w:space="0" w:color="auto"/>
              <w:right w:val="nil"/>
            </w:tcBorders>
            <w:shd w:val="clear" w:color="auto" w:fill="auto"/>
            <w:noWrap/>
            <w:vAlign w:val="bottom"/>
            <w:hideMark/>
          </w:tcPr>
          <w:p w14:paraId="64FA670A" w14:textId="77777777" w:rsidR="002F0375" w:rsidRPr="002F0375" w:rsidRDefault="002F0375" w:rsidP="002F0375">
            <w:pPr>
              <w:spacing w:after="0" w:line="240" w:lineRule="auto"/>
              <w:rPr>
                <w:color w:val="000000"/>
                <w:lang w:val="en-US" w:bidi="ar-SA"/>
              </w:rPr>
            </w:pPr>
            <w:r w:rsidRPr="002F0375">
              <w:rPr>
                <w:color w:val="000000"/>
                <w:lang w:val="en-US" w:bidi="ar-SA"/>
              </w:rPr>
              <w:t>0.04</w:t>
            </w:r>
          </w:p>
        </w:tc>
        <w:tc>
          <w:tcPr>
            <w:tcW w:w="480" w:type="dxa"/>
            <w:tcBorders>
              <w:top w:val="nil"/>
              <w:left w:val="nil"/>
              <w:bottom w:val="single" w:sz="4" w:space="0" w:color="auto"/>
              <w:right w:val="nil"/>
            </w:tcBorders>
            <w:shd w:val="clear" w:color="auto" w:fill="auto"/>
            <w:noWrap/>
            <w:vAlign w:val="bottom"/>
            <w:hideMark/>
          </w:tcPr>
          <w:p w14:paraId="754FD780" w14:textId="77777777" w:rsidR="002F0375" w:rsidRPr="002F0375" w:rsidRDefault="002F0375" w:rsidP="002F0375">
            <w:pPr>
              <w:spacing w:after="0" w:line="240" w:lineRule="auto"/>
              <w:jc w:val="center"/>
              <w:rPr>
                <w:color w:val="000000"/>
                <w:lang w:val="en-US" w:bidi="ar-SA"/>
              </w:rPr>
            </w:pPr>
            <w:r w:rsidRPr="002F0375">
              <w:rPr>
                <w:color w:val="000000"/>
                <w:lang w:val="en-US" w:bidi="ar-SA"/>
              </w:rPr>
              <w:t>224</w:t>
            </w:r>
          </w:p>
        </w:tc>
        <w:tc>
          <w:tcPr>
            <w:tcW w:w="780" w:type="dxa"/>
            <w:tcBorders>
              <w:top w:val="nil"/>
              <w:left w:val="nil"/>
              <w:bottom w:val="single" w:sz="4" w:space="0" w:color="auto"/>
              <w:right w:val="nil"/>
            </w:tcBorders>
            <w:shd w:val="clear" w:color="auto" w:fill="auto"/>
            <w:noWrap/>
            <w:vAlign w:val="bottom"/>
            <w:hideMark/>
          </w:tcPr>
          <w:p w14:paraId="130B46C8" w14:textId="77777777" w:rsidR="002F0375" w:rsidRPr="002F0375" w:rsidRDefault="002F0375" w:rsidP="002F0375">
            <w:pPr>
              <w:spacing w:after="0" w:line="240" w:lineRule="auto"/>
              <w:jc w:val="center"/>
              <w:rPr>
                <w:color w:val="000000"/>
                <w:lang w:val="en-US" w:bidi="ar-SA"/>
              </w:rPr>
            </w:pPr>
            <w:r w:rsidRPr="002F0375">
              <w:rPr>
                <w:color w:val="000000"/>
                <w:lang w:val="en-US" w:bidi="ar-SA"/>
              </w:rPr>
              <w:t>64.83</w:t>
            </w:r>
          </w:p>
        </w:tc>
        <w:tc>
          <w:tcPr>
            <w:tcW w:w="620" w:type="dxa"/>
            <w:tcBorders>
              <w:top w:val="nil"/>
              <w:left w:val="nil"/>
              <w:bottom w:val="single" w:sz="4" w:space="0" w:color="auto"/>
              <w:right w:val="nil"/>
            </w:tcBorders>
            <w:shd w:val="clear" w:color="auto" w:fill="auto"/>
            <w:noWrap/>
            <w:vAlign w:val="bottom"/>
            <w:hideMark/>
          </w:tcPr>
          <w:p w14:paraId="32A7351B" w14:textId="77777777" w:rsidR="002F0375" w:rsidRPr="002F0375" w:rsidRDefault="002F0375" w:rsidP="002F0375">
            <w:pPr>
              <w:spacing w:after="0" w:line="240" w:lineRule="auto"/>
              <w:jc w:val="center"/>
              <w:rPr>
                <w:color w:val="000000"/>
                <w:lang w:val="en-US" w:bidi="ar-SA"/>
              </w:rPr>
            </w:pPr>
            <w:r w:rsidRPr="002F0375">
              <w:rPr>
                <w:color w:val="000000"/>
                <w:lang w:val="en-US" w:bidi="ar-SA"/>
              </w:rPr>
              <w:t>F</w:t>
            </w:r>
          </w:p>
        </w:tc>
        <w:tc>
          <w:tcPr>
            <w:tcW w:w="2080" w:type="dxa"/>
            <w:tcBorders>
              <w:top w:val="nil"/>
              <w:left w:val="nil"/>
              <w:bottom w:val="single" w:sz="4" w:space="0" w:color="auto"/>
              <w:right w:val="nil"/>
            </w:tcBorders>
            <w:shd w:val="clear" w:color="auto" w:fill="auto"/>
            <w:noWrap/>
            <w:vAlign w:val="bottom"/>
            <w:hideMark/>
          </w:tcPr>
          <w:p w14:paraId="53AD2D77" w14:textId="77777777" w:rsidR="002F0375" w:rsidRPr="002F0375" w:rsidRDefault="002F0375" w:rsidP="002F0375">
            <w:pPr>
              <w:spacing w:after="0" w:line="240" w:lineRule="auto"/>
              <w:jc w:val="center"/>
              <w:rPr>
                <w:color w:val="000000"/>
                <w:lang w:val="en-US" w:bidi="ar-SA"/>
              </w:rPr>
            </w:pPr>
            <w:r w:rsidRPr="002F0375">
              <w:rPr>
                <w:color w:val="000000"/>
                <w:lang w:val="en-US" w:bidi="ar-SA"/>
              </w:rPr>
              <w:t>Coma</w:t>
            </w:r>
          </w:p>
        </w:tc>
        <w:tc>
          <w:tcPr>
            <w:tcW w:w="1140" w:type="dxa"/>
            <w:tcBorders>
              <w:top w:val="nil"/>
              <w:left w:val="nil"/>
              <w:bottom w:val="single" w:sz="4" w:space="0" w:color="auto"/>
              <w:right w:val="nil"/>
            </w:tcBorders>
            <w:shd w:val="clear" w:color="auto" w:fill="auto"/>
            <w:noWrap/>
            <w:vAlign w:val="bottom"/>
            <w:hideMark/>
          </w:tcPr>
          <w:p w14:paraId="35B61435" w14:textId="77777777" w:rsidR="002F0375" w:rsidRPr="002F0375" w:rsidRDefault="002F0375" w:rsidP="002F0375">
            <w:pPr>
              <w:spacing w:after="0" w:line="240" w:lineRule="auto"/>
              <w:jc w:val="center"/>
              <w:rPr>
                <w:color w:val="000000"/>
                <w:lang w:val="en-US" w:bidi="ar-SA"/>
              </w:rPr>
            </w:pPr>
            <w:r w:rsidRPr="002F0375">
              <w:rPr>
                <w:color w:val="000000"/>
                <w:lang w:val="en-US" w:bidi="ar-SA"/>
              </w:rPr>
              <w:t>5589.5703</w:t>
            </w:r>
          </w:p>
        </w:tc>
        <w:tc>
          <w:tcPr>
            <w:tcW w:w="1000" w:type="dxa"/>
            <w:tcBorders>
              <w:top w:val="nil"/>
              <w:left w:val="nil"/>
              <w:bottom w:val="single" w:sz="4" w:space="0" w:color="auto"/>
              <w:right w:val="nil"/>
            </w:tcBorders>
            <w:shd w:val="clear" w:color="auto" w:fill="auto"/>
            <w:noWrap/>
            <w:vAlign w:val="bottom"/>
            <w:hideMark/>
          </w:tcPr>
          <w:p w14:paraId="25321743" w14:textId="77777777" w:rsidR="002F0375" w:rsidRPr="002F0375" w:rsidRDefault="002F0375" w:rsidP="002F0375">
            <w:pPr>
              <w:spacing w:after="0" w:line="240" w:lineRule="auto"/>
              <w:jc w:val="center"/>
              <w:rPr>
                <w:color w:val="000000"/>
                <w:lang w:val="en-US" w:bidi="ar-SA"/>
              </w:rPr>
            </w:pPr>
            <w:r w:rsidRPr="002F0375">
              <w:rPr>
                <w:color w:val="000000"/>
                <w:lang w:val="en-US" w:bidi="ar-SA"/>
              </w:rPr>
              <w:t>56</w:t>
            </w:r>
          </w:p>
        </w:tc>
        <w:tc>
          <w:tcPr>
            <w:tcW w:w="600" w:type="dxa"/>
            <w:tcBorders>
              <w:top w:val="nil"/>
              <w:left w:val="nil"/>
              <w:bottom w:val="single" w:sz="4" w:space="0" w:color="auto"/>
              <w:right w:val="nil"/>
            </w:tcBorders>
            <w:shd w:val="clear" w:color="auto" w:fill="auto"/>
            <w:noWrap/>
            <w:vAlign w:val="bottom"/>
            <w:hideMark/>
          </w:tcPr>
          <w:p w14:paraId="0DB32F4C" w14:textId="77777777" w:rsidR="002F0375" w:rsidRPr="002F0375" w:rsidRDefault="002F0375" w:rsidP="002F0375">
            <w:pPr>
              <w:spacing w:after="0" w:line="240" w:lineRule="auto"/>
              <w:jc w:val="center"/>
              <w:rPr>
                <w:color w:val="000000"/>
                <w:lang w:val="en-US" w:bidi="ar-SA"/>
              </w:rPr>
            </w:pPr>
            <w:r w:rsidRPr="002F0375">
              <w:rPr>
                <w:color w:val="000000"/>
                <w:lang w:val="en-US" w:bidi="ar-SA"/>
              </w:rPr>
              <w:t>47</w:t>
            </w:r>
          </w:p>
        </w:tc>
        <w:tc>
          <w:tcPr>
            <w:tcW w:w="740" w:type="dxa"/>
            <w:tcBorders>
              <w:top w:val="nil"/>
              <w:left w:val="nil"/>
              <w:bottom w:val="single" w:sz="4" w:space="0" w:color="auto"/>
              <w:right w:val="nil"/>
            </w:tcBorders>
            <w:shd w:val="clear" w:color="auto" w:fill="auto"/>
            <w:noWrap/>
            <w:vAlign w:val="bottom"/>
            <w:hideMark/>
          </w:tcPr>
          <w:p w14:paraId="2E2A34CD" w14:textId="77777777" w:rsidR="002F0375" w:rsidRPr="002F0375" w:rsidRDefault="002F0375" w:rsidP="002F0375">
            <w:pPr>
              <w:spacing w:after="0" w:line="240" w:lineRule="auto"/>
              <w:jc w:val="center"/>
              <w:rPr>
                <w:color w:val="000000"/>
                <w:lang w:val="en-US" w:bidi="ar-SA"/>
              </w:rPr>
            </w:pPr>
            <w:r w:rsidRPr="002F0375">
              <w:rPr>
                <w:color w:val="000000"/>
                <w:lang w:val="en-US" w:bidi="ar-SA"/>
              </w:rPr>
              <w:t>38.09</w:t>
            </w:r>
          </w:p>
        </w:tc>
        <w:tc>
          <w:tcPr>
            <w:tcW w:w="760" w:type="dxa"/>
            <w:tcBorders>
              <w:top w:val="nil"/>
              <w:left w:val="nil"/>
              <w:bottom w:val="single" w:sz="4" w:space="0" w:color="auto"/>
              <w:right w:val="nil"/>
            </w:tcBorders>
            <w:shd w:val="clear" w:color="auto" w:fill="auto"/>
            <w:noWrap/>
            <w:vAlign w:val="bottom"/>
            <w:hideMark/>
          </w:tcPr>
          <w:p w14:paraId="24386D2C" w14:textId="77777777" w:rsidR="002F0375" w:rsidRPr="002F0375" w:rsidRDefault="002F0375" w:rsidP="002F0375">
            <w:pPr>
              <w:spacing w:after="0" w:line="240" w:lineRule="auto"/>
              <w:jc w:val="center"/>
              <w:rPr>
                <w:color w:val="000000"/>
                <w:lang w:val="en-US" w:bidi="ar-SA"/>
              </w:rPr>
            </w:pPr>
            <w:r w:rsidRPr="002F0375">
              <w:rPr>
                <w:color w:val="000000"/>
                <w:lang w:val="en-US" w:bidi="ar-SA"/>
              </w:rPr>
              <w:t>393.3</w:t>
            </w:r>
          </w:p>
        </w:tc>
        <w:tc>
          <w:tcPr>
            <w:tcW w:w="680" w:type="dxa"/>
            <w:tcBorders>
              <w:top w:val="nil"/>
              <w:left w:val="nil"/>
              <w:bottom w:val="single" w:sz="4" w:space="0" w:color="auto"/>
              <w:right w:val="nil"/>
            </w:tcBorders>
            <w:shd w:val="clear" w:color="auto" w:fill="auto"/>
            <w:noWrap/>
            <w:vAlign w:val="bottom"/>
            <w:hideMark/>
          </w:tcPr>
          <w:p w14:paraId="23C0FC84" w14:textId="77777777" w:rsidR="002F0375" w:rsidRPr="002F0375" w:rsidRDefault="002F0375" w:rsidP="002F0375">
            <w:pPr>
              <w:spacing w:after="0" w:line="240" w:lineRule="auto"/>
              <w:jc w:val="center"/>
              <w:rPr>
                <w:color w:val="000000"/>
                <w:lang w:val="en-US" w:bidi="ar-SA"/>
              </w:rPr>
            </w:pPr>
            <w:r w:rsidRPr="002F0375">
              <w:rPr>
                <w:color w:val="000000"/>
                <w:lang w:val="en-US" w:bidi="ar-SA"/>
              </w:rPr>
              <w:t>2.6</w:t>
            </w:r>
          </w:p>
        </w:tc>
      </w:tr>
    </w:tbl>
    <w:p w14:paraId="665E9F68" w14:textId="77777777" w:rsidR="00ED4A20" w:rsidRDefault="00ED4A20">
      <w:pPr>
        <w:rPr>
          <w:b/>
        </w:rPr>
      </w:pPr>
    </w:p>
    <w:p w14:paraId="536C0FDE" w14:textId="45878988" w:rsidR="00D431D0" w:rsidRPr="00113121" w:rsidRDefault="00D431D0">
      <w:pPr>
        <w:rPr>
          <w:b/>
          <w:vertAlign w:val="superscript"/>
        </w:rPr>
      </w:pPr>
      <w:r>
        <w:rPr>
          <w:b/>
        </w:rPr>
        <w:t>Table A6: Sensitivity Analysis</w:t>
      </w:r>
      <w:r w:rsidR="00113121">
        <w:rPr>
          <w:b/>
        </w:rPr>
        <w:t>, comparing Final Model and Model 2</w:t>
      </w:r>
      <w:r w:rsidR="00113121">
        <w:rPr>
          <w:b/>
          <w:vertAlign w:val="superscript"/>
        </w:rPr>
        <w:t>1</w:t>
      </w:r>
    </w:p>
    <w:tbl>
      <w:tblPr>
        <w:tblW w:w="8655" w:type="dxa"/>
        <w:tblInd w:w="93" w:type="dxa"/>
        <w:tblLayout w:type="fixed"/>
        <w:tblLook w:val="04A0" w:firstRow="1" w:lastRow="0" w:firstColumn="1" w:lastColumn="0" w:noHBand="0" w:noVBand="1"/>
      </w:tblPr>
      <w:tblGrid>
        <w:gridCol w:w="1820"/>
        <w:gridCol w:w="1126"/>
        <w:gridCol w:w="1300"/>
        <w:gridCol w:w="940"/>
        <w:gridCol w:w="1300"/>
        <w:gridCol w:w="1300"/>
        <w:gridCol w:w="869"/>
      </w:tblGrid>
      <w:tr w:rsidR="006D373A" w:rsidRPr="006D373A" w14:paraId="145BE538" w14:textId="77777777" w:rsidTr="00F0214C">
        <w:trPr>
          <w:trHeight w:val="300"/>
        </w:trPr>
        <w:tc>
          <w:tcPr>
            <w:tcW w:w="1820" w:type="dxa"/>
            <w:tcBorders>
              <w:top w:val="single" w:sz="4" w:space="0" w:color="auto"/>
              <w:left w:val="nil"/>
              <w:right w:val="nil"/>
            </w:tcBorders>
            <w:shd w:val="clear" w:color="auto" w:fill="auto"/>
            <w:noWrap/>
            <w:vAlign w:val="bottom"/>
            <w:hideMark/>
          </w:tcPr>
          <w:p w14:paraId="67306138" w14:textId="77777777" w:rsidR="006D373A" w:rsidRPr="006D373A" w:rsidRDefault="006D373A" w:rsidP="006D373A">
            <w:pPr>
              <w:spacing w:after="0" w:line="240" w:lineRule="auto"/>
              <w:rPr>
                <w:color w:val="000000"/>
                <w:lang w:val="en-US" w:bidi="ar-SA"/>
              </w:rPr>
            </w:pPr>
            <w:proofErr w:type="spellStart"/>
            <w:r w:rsidRPr="006D373A">
              <w:rPr>
                <w:color w:val="000000"/>
                <w:lang w:val="en-US" w:bidi="ar-SA"/>
              </w:rPr>
              <w:t>Obs</w:t>
            </w:r>
            <w:proofErr w:type="spellEnd"/>
          </w:p>
        </w:tc>
        <w:tc>
          <w:tcPr>
            <w:tcW w:w="1126" w:type="dxa"/>
            <w:tcBorders>
              <w:top w:val="single" w:sz="4" w:space="0" w:color="auto"/>
              <w:left w:val="nil"/>
              <w:right w:val="nil"/>
            </w:tcBorders>
            <w:shd w:val="clear" w:color="auto" w:fill="auto"/>
            <w:noWrap/>
            <w:vAlign w:val="bottom"/>
            <w:hideMark/>
          </w:tcPr>
          <w:p w14:paraId="460E8D51" w14:textId="77777777" w:rsidR="006D373A" w:rsidRPr="006D373A" w:rsidRDefault="006D373A" w:rsidP="006D373A">
            <w:pPr>
              <w:spacing w:after="0" w:line="240" w:lineRule="auto"/>
              <w:jc w:val="right"/>
              <w:rPr>
                <w:color w:val="000000"/>
                <w:lang w:val="en-US" w:bidi="ar-SA"/>
              </w:rPr>
            </w:pPr>
            <w:r w:rsidRPr="006D373A">
              <w:rPr>
                <w:color w:val="000000"/>
                <w:lang w:val="en-US" w:bidi="ar-SA"/>
              </w:rPr>
              <w:t>424</w:t>
            </w:r>
          </w:p>
        </w:tc>
        <w:tc>
          <w:tcPr>
            <w:tcW w:w="1300" w:type="dxa"/>
            <w:tcBorders>
              <w:top w:val="single" w:sz="4" w:space="0" w:color="auto"/>
              <w:left w:val="nil"/>
              <w:right w:val="nil"/>
            </w:tcBorders>
            <w:shd w:val="clear" w:color="auto" w:fill="auto"/>
            <w:noWrap/>
            <w:vAlign w:val="bottom"/>
            <w:hideMark/>
          </w:tcPr>
          <w:p w14:paraId="37502C73" w14:textId="77777777" w:rsidR="006D373A" w:rsidRPr="006D373A" w:rsidRDefault="006D373A" w:rsidP="006D373A">
            <w:pPr>
              <w:spacing w:after="0" w:line="240" w:lineRule="auto"/>
              <w:rPr>
                <w:color w:val="000000"/>
                <w:lang w:val="en-US" w:bidi="ar-SA"/>
              </w:rPr>
            </w:pPr>
          </w:p>
        </w:tc>
        <w:tc>
          <w:tcPr>
            <w:tcW w:w="940" w:type="dxa"/>
            <w:tcBorders>
              <w:top w:val="single" w:sz="4" w:space="0" w:color="auto"/>
              <w:left w:val="nil"/>
              <w:right w:val="nil"/>
            </w:tcBorders>
            <w:shd w:val="clear" w:color="auto" w:fill="auto"/>
            <w:noWrap/>
            <w:vAlign w:val="bottom"/>
            <w:hideMark/>
          </w:tcPr>
          <w:p w14:paraId="19C61152" w14:textId="77777777" w:rsidR="006D373A" w:rsidRPr="006D373A" w:rsidRDefault="006D373A" w:rsidP="006D373A">
            <w:pPr>
              <w:spacing w:after="0" w:line="240" w:lineRule="auto"/>
              <w:rPr>
                <w:color w:val="000000"/>
                <w:lang w:val="en-US" w:bidi="ar-SA"/>
              </w:rPr>
            </w:pPr>
          </w:p>
        </w:tc>
        <w:tc>
          <w:tcPr>
            <w:tcW w:w="1300" w:type="dxa"/>
            <w:tcBorders>
              <w:top w:val="single" w:sz="4" w:space="0" w:color="auto"/>
              <w:left w:val="nil"/>
              <w:right w:val="nil"/>
            </w:tcBorders>
            <w:shd w:val="clear" w:color="auto" w:fill="auto"/>
            <w:noWrap/>
            <w:vAlign w:val="bottom"/>
            <w:hideMark/>
          </w:tcPr>
          <w:p w14:paraId="5E932C96" w14:textId="77777777" w:rsidR="006D373A" w:rsidRPr="006D373A" w:rsidRDefault="006D373A" w:rsidP="006D373A">
            <w:pPr>
              <w:spacing w:after="0" w:line="240" w:lineRule="auto"/>
              <w:rPr>
                <w:color w:val="000000"/>
                <w:lang w:val="en-US" w:bidi="ar-SA"/>
              </w:rPr>
            </w:pPr>
            <w:proofErr w:type="spellStart"/>
            <w:r w:rsidRPr="006D373A">
              <w:rPr>
                <w:color w:val="000000"/>
                <w:lang w:val="en-US" w:bidi="ar-SA"/>
              </w:rPr>
              <w:t>Obs</w:t>
            </w:r>
            <w:proofErr w:type="spellEnd"/>
          </w:p>
        </w:tc>
        <w:tc>
          <w:tcPr>
            <w:tcW w:w="1300" w:type="dxa"/>
            <w:tcBorders>
              <w:top w:val="single" w:sz="4" w:space="0" w:color="auto"/>
              <w:left w:val="nil"/>
              <w:right w:val="nil"/>
            </w:tcBorders>
            <w:shd w:val="clear" w:color="auto" w:fill="auto"/>
            <w:noWrap/>
            <w:vAlign w:val="bottom"/>
            <w:hideMark/>
          </w:tcPr>
          <w:p w14:paraId="4F22605E" w14:textId="77777777" w:rsidR="006D373A" w:rsidRPr="006D373A" w:rsidRDefault="006D373A" w:rsidP="006D373A">
            <w:pPr>
              <w:spacing w:after="0" w:line="240" w:lineRule="auto"/>
              <w:jc w:val="right"/>
              <w:rPr>
                <w:color w:val="000000"/>
                <w:lang w:val="en-US" w:bidi="ar-SA"/>
              </w:rPr>
            </w:pPr>
            <w:r w:rsidRPr="006D373A">
              <w:rPr>
                <w:color w:val="000000"/>
                <w:lang w:val="en-US" w:bidi="ar-SA"/>
              </w:rPr>
              <w:t>410</w:t>
            </w:r>
          </w:p>
        </w:tc>
        <w:tc>
          <w:tcPr>
            <w:tcW w:w="869" w:type="dxa"/>
            <w:tcBorders>
              <w:top w:val="nil"/>
              <w:left w:val="nil"/>
              <w:bottom w:val="nil"/>
              <w:right w:val="nil"/>
            </w:tcBorders>
            <w:shd w:val="clear" w:color="auto" w:fill="auto"/>
            <w:noWrap/>
            <w:vAlign w:val="bottom"/>
            <w:hideMark/>
          </w:tcPr>
          <w:p w14:paraId="74D7C2DF" w14:textId="77777777" w:rsidR="006D373A" w:rsidRPr="006D373A" w:rsidRDefault="006D373A" w:rsidP="006D373A">
            <w:pPr>
              <w:spacing w:after="0" w:line="240" w:lineRule="auto"/>
              <w:rPr>
                <w:color w:val="000000"/>
                <w:lang w:val="en-US" w:bidi="ar-SA"/>
              </w:rPr>
            </w:pPr>
          </w:p>
        </w:tc>
      </w:tr>
      <w:tr w:rsidR="006D373A" w:rsidRPr="006D373A" w14:paraId="6970C0AD" w14:textId="77777777" w:rsidTr="00F0214C">
        <w:trPr>
          <w:trHeight w:val="300"/>
        </w:trPr>
        <w:tc>
          <w:tcPr>
            <w:tcW w:w="1820" w:type="dxa"/>
            <w:tcBorders>
              <w:left w:val="nil"/>
              <w:bottom w:val="nil"/>
              <w:right w:val="nil"/>
            </w:tcBorders>
            <w:shd w:val="clear" w:color="auto" w:fill="auto"/>
            <w:noWrap/>
            <w:vAlign w:val="bottom"/>
            <w:hideMark/>
          </w:tcPr>
          <w:p w14:paraId="247540BB" w14:textId="77777777" w:rsidR="006D373A" w:rsidRPr="006D373A" w:rsidRDefault="006D373A" w:rsidP="006D373A">
            <w:pPr>
              <w:spacing w:after="0" w:line="240" w:lineRule="auto"/>
              <w:rPr>
                <w:color w:val="000000"/>
                <w:lang w:val="en-US" w:bidi="ar-SA"/>
              </w:rPr>
            </w:pPr>
            <w:r w:rsidRPr="006D373A">
              <w:rPr>
                <w:color w:val="000000"/>
                <w:lang w:val="en-US" w:bidi="ar-SA"/>
              </w:rPr>
              <w:t>F (25, 384)</w:t>
            </w:r>
          </w:p>
        </w:tc>
        <w:tc>
          <w:tcPr>
            <w:tcW w:w="1126" w:type="dxa"/>
            <w:tcBorders>
              <w:left w:val="nil"/>
              <w:bottom w:val="nil"/>
              <w:right w:val="nil"/>
            </w:tcBorders>
            <w:shd w:val="clear" w:color="auto" w:fill="auto"/>
            <w:noWrap/>
            <w:vAlign w:val="bottom"/>
            <w:hideMark/>
          </w:tcPr>
          <w:p w14:paraId="4140FFEE" w14:textId="77777777" w:rsidR="006D373A" w:rsidRPr="006D373A" w:rsidRDefault="006D373A" w:rsidP="006D373A">
            <w:pPr>
              <w:spacing w:after="0" w:line="240" w:lineRule="auto"/>
              <w:jc w:val="right"/>
              <w:rPr>
                <w:color w:val="000000"/>
                <w:lang w:val="en-US" w:bidi="ar-SA"/>
              </w:rPr>
            </w:pPr>
            <w:r w:rsidRPr="006D373A">
              <w:rPr>
                <w:color w:val="000000"/>
                <w:lang w:val="en-US" w:bidi="ar-SA"/>
              </w:rPr>
              <w:t>13.77</w:t>
            </w:r>
          </w:p>
        </w:tc>
        <w:tc>
          <w:tcPr>
            <w:tcW w:w="1300" w:type="dxa"/>
            <w:tcBorders>
              <w:left w:val="nil"/>
              <w:bottom w:val="nil"/>
              <w:right w:val="nil"/>
            </w:tcBorders>
            <w:shd w:val="clear" w:color="auto" w:fill="auto"/>
            <w:noWrap/>
            <w:vAlign w:val="bottom"/>
            <w:hideMark/>
          </w:tcPr>
          <w:p w14:paraId="75A71790" w14:textId="77777777" w:rsidR="006D373A" w:rsidRPr="006D373A" w:rsidRDefault="006D373A" w:rsidP="006D373A">
            <w:pPr>
              <w:spacing w:after="0" w:line="240" w:lineRule="auto"/>
              <w:rPr>
                <w:color w:val="000000"/>
                <w:lang w:val="en-US" w:bidi="ar-SA"/>
              </w:rPr>
            </w:pPr>
          </w:p>
        </w:tc>
        <w:tc>
          <w:tcPr>
            <w:tcW w:w="940" w:type="dxa"/>
            <w:tcBorders>
              <w:left w:val="nil"/>
              <w:bottom w:val="nil"/>
              <w:right w:val="nil"/>
            </w:tcBorders>
            <w:shd w:val="clear" w:color="auto" w:fill="auto"/>
            <w:noWrap/>
            <w:vAlign w:val="bottom"/>
            <w:hideMark/>
          </w:tcPr>
          <w:p w14:paraId="263FE1CE" w14:textId="77777777" w:rsidR="006D373A" w:rsidRPr="006D373A" w:rsidRDefault="006D373A" w:rsidP="006D373A">
            <w:pPr>
              <w:spacing w:after="0" w:line="240" w:lineRule="auto"/>
              <w:rPr>
                <w:color w:val="000000"/>
                <w:lang w:val="en-US" w:bidi="ar-SA"/>
              </w:rPr>
            </w:pPr>
          </w:p>
        </w:tc>
        <w:tc>
          <w:tcPr>
            <w:tcW w:w="1300" w:type="dxa"/>
            <w:tcBorders>
              <w:left w:val="nil"/>
              <w:bottom w:val="nil"/>
              <w:right w:val="nil"/>
            </w:tcBorders>
            <w:shd w:val="clear" w:color="auto" w:fill="auto"/>
            <w:noWrap/>
            <w:vAlign w:val="bottom"/>
            <w:hideMark/>
          </w:tcPr>
          <w:p w14:paraId="7BC6644A" w14:textId="77777777" w:rsidR="006D373A" w:rsidRPr="006D373A" w:rsidRDefault="006D373A" w:rsidP="006D373A">
            <w:pPr>
              <w:spacing w:after="0" w:line="240" w:lineRule="auto"/>
              <w:rPr>
                <w:color w:val="000000"/>
                <w:lang w:val="en-US" w:bidi="ar-SA"/>
              </w:rPr>
            </w:pPr>
            <w:r w:rsidRPr="006D373A">
              <w:rPr>
                <w:color w:val="000000"/>
                <w:lang w:val="en-US" w:bidi="ar-SA"/>
              </w:rPr>
              <w:t>F (25, 384)</w:t>
            </w:r>
          </w:p>
        </w:tc>
        <w:tc>
          <w:tcPr>
            <w:tcW w:w="1300" w:type="dxa"/>
            <w:tcBorders>
              <w:left w:val="nil"/>
              <w:bottom w:val="nil"/>
              <w:right w:val="nil"/>
            </w:tcBorders>
            <w:shd w:val="clear" w:color="auto" w:fill="auto"/>
            <w:noWrap/>
            <w:vAlign w:val="bottom"/>
            <w:hideMark/>
          </w:tcPr>
          <w:p w14:paraId="05025D87" w14:textId="77777777" w:rsidR="006D373A" w:rsidRPr="006D373A" w:rsidRDefault="006D373A" w:rsidP="006D373A">
            <w:pPr>
              <w:spacing w:after="0" w:line="240" w:lineRule="auto"/>
              <w:jc w:val="right"/>
              <w:rPr>
                <w:color w:val="000000"/>
                <w:lang w:val="en-US" w:bidi="ar-SA"/>
              </w:rPr>
            </w:pPr>
            <w:r w:rsidRPr="006D373A">
              <w:rPr>
                <w:color w:val="000000"/>
                <w:lang w:val="en-US" w:bidi="ar-SA"/>
              </w:rPr>
              <w:t>15.95</w:t>
            </w:r>
          </w:p>
        </w:tc>
        <w:tc>
          <w:tcPr>
            <w:tcW w:w="869" w:type="dxa"/>
            <w:tcBorders>
              <w:top w:val="nil"/>
              <w:left w:val="nil"/>
              <w:bottom w:val="nil"/>
              <w:right w:val="nil"/>
            </w:tcBorders>
            <w:shd w:val="clear" w:color="auto" w:fill="auto"/>
            <w:noWrap/>
            <w:vAlign w:val="bottom"/>
            <w:hideMark/>
          </w:tcPr>
          <w:p w14:paraId="46CAB439" w14:textId="77777777" w:rsidR="006D373A" w:rsidRPr="006D373A" w:rsidRDefault="006D373A" w:rsidP="006D373A">
            <w:pPr>
              <w:spacing w:after="0" w:line="240" w:lineRule="auto"/>
              <w:rPr>
                <w:color w:val="000000"/>
                <w:lang w:val="en-US" w:bidi="ar-SA"/>
              </w:rPr>
            </w:pPr>
          </w:p>
        </w:tc>
      </w:tr>
      <w:tr w:rsidR="006D373A" w:rsidRPr="006D373A" w14:paraId="5434A001" w14:textId="77777777" w:rsidTr="00F0214C">
        <w:trPr>
          <w:trHeight w:val="300"/>
        </w:trPr>
        <w:tc>
          <w:tcPr>
            <w:tcW w:w="1820" w:type="dxa"/>
            <w:tcBorders>
              <w:top w:val="nil"/>
              <w:left w:val="nil"/>
              <w:right w:val="nil"/>
            </w:tcBorders>
            <w:shd w:val="clear" w:color="auto" w:fill="auto"/>
            <w:noWrap/>
            <w:vAlign w:val="bottom"/>
            <w:hideMark/>
          </w:tcPr>
          <w:p w14:paraId="259CA21D" w14:textId="77777777" w:rsidR="006D373A" w:rsidRPr="006D373A" w:rsidRDefault="006D373A" w:rsidP="006D373A">
            <w:pPr>
              <w:spacing w:after="0" w:line="240" w:lineRule="auto"/>
              <w:rPr>
                <w:color w:val="000000"/>
                <w:lang w:val="en-US" w:bidi="ar-SA"/>
              </w:rPr>
            </w:pPr>
            <w:r w:rsidRPr="006D373A">
              <w:rPr>
                <w:color w:val="000000"/>
                <w:lang w:val="en-US" w:bidi="ar-SA"/>
              </w:rPr>
              <w:t>P&gt;F</w:t>
            </w:r>
          </w:p>
        </w:tc>
        <w:tc>
          <w:tcPr>
            <w:tcW w:w="1126" w:type="dxa"/>
            <w:tcBorders>
              <w:top w:val="nil"/>
              <w:left w:val="nil"/>
              <w:right w:val="nil"/>
            </w:tcBorders>
            <w:shd w:val="clear" w:color="auto" w:fill="auto"/>
            <w:noWrap/>
            <w:vAlign w:val="bottom"/>
            <w:hideMark/>
          </w:tcPr>
          <w:p w14:paraId="0503F048" w14:textId="77777777" w:rsidR="006D373A" w:rsidRPr="006D373A" w:rsidRDefault="006D373A" w:rsidP="006D373A">
            <w:pPr>
              <w:spacing w:after="0" w:line="240" w:lineRule="auto"/>
              <w:jc w:val="right"/>
              <w:rPr>
                <w:color w:val="000000"/>
                <w:lang w:val="en-US" w:bidi="ar-SA"/>
              </w:rPr>
            </w:pPr>
            <w:r w:rsidRPr="006D373A">
              <w:rPr>
                <w:color w:val="000000"/>
                <w:lang w:val="en-US" w:bidi="ar-SA"/>
              </w:rPr>
              <w:t>0</w:t>
            </w:r>
          </w:p>
        </w:tc>
        <w:tc>
          <w:tcPr>
            <w:tcW w:w="1300" w:type="dxa"/>
            <w:tcBorders>
              <w:top w:val="nil"/>
              <w:left w:val="nil"/>
              <w:right w:val="nil"/>
            </w:tcBorders>
            <w:shd w:val="clear" w:color="auto" w:fill="auto"/>
            <w:noWrap/>
            <w:vAlign w:val="bottom"/>
            <w:hideMark/>
          </w:tcPr>
          <w:p w14:paraId="0325A10C" w14:textId="77777777" w:rsidR="006D373A" w:rsidRPr="006D373A" w:rsidRDefault="006D373A" w:rsidP="006D373A">
            <w:pPr>
              <w:spacing w:after="0" w:line="240" w:lineRule="auto"/>
              <w:rPr>
                <w:color w:val="000000"/>
                <w:lang w:val="en-US" w:bidi="ar-SA"/>
              </w:rPr>
            </w:pPr>
          </w:p>
        </w:tc>
        <w:tc>
          <w:tcPr>
            <w:tcW w:w="940" w:type="dxa"/>
            <w:tcBorders>
              <w:top w:val="nil"/>
              <w:left w:val="nil"/>
              <w:right w:val="nil"/>
            </w:tcBorders>
            <w:shd w:val="clear" w:color="auto" w:fill="auto"/>
            <w:noWrap/>
            <w:vAlign w:val="bottom"/>
            <w:hideMark/>
          </w:tcPr>
          <w:p w14:paraId="55A00740" w14:textId="77777777" w:rsidR="006D373A" w:rsidRPr="006D373A" w:rsidRDefault="006D373A" w:rsidP="006D373A">
            <w:pPr>
              <w:spacing w:after="0" w:line="240" w:lineRule="auto"/>
              <w:rPr>
                <w:color w:val="000000"/>
                <w:lang w:val="en-US" w:bidi="ar-SA"/>
              </w:rPr>
            </w:pPr>
          </w:p>
        </w:tc>
        <w:tc>
          <w:tcPr>
            <w:tcW w:w="1300" w:type="dxa"/>
            <w:tcBorders>
              <w:top w:val="nil"/>
              <w:left w:val="nil"/>
              <w:right w:val="nil"/>
            </w:tcBorders>
            <w:shd w:val="clear" w:color="auto" w:fill="auto"/>
            <w:noWrap/>
            <w:vAlign w:val="bottom"/>
            <w:hideMark/>
          </w:tcPr>
          <w:p w14:paraId="7742FD70" w14:textId="77777777" w:rsidR="006D373A" w:rsidRPr="006D373A" w:rsidRDefault="006D373A" w:rsidP="006D373A">
            <w:pPr>
              <w:spacing w:after="0" w:line="240" w:lineRule="auto"/>
              <w:rPr>
                <w:color w:val="000000"/>
                <w:lang w:val="en-US" w:bidi="ar-SA"/>
              </w:rPr>
            </w:pPr>
            <w:r w:rsidRPr="006D373A">
              <w:rPr>
                <w:color w:val="000000"/>
                <w:lang w:val="en-US" w:bidi="ar-SA"/>
              </w:rPr>
              <w:t>P&gt;F</w:t>
            </w:r>
          </w:p>
        </w:tc>
        <w:tc>
          <w:tcPr>
            <w:tcW w:w="1300" w:type="dxa"/>
            <w:tcBorders>
              <w:top w:val="nil"/>
              <w:left w:val="nil"/>
              <w:right w:val="nil"/>
            </w:tcBorders>
            <w:shd w:val="clear" w:color="auto" w:fill="auto"/>
            <w:noWrap/>
            <w:vAlign w:val="bottom"/>
            <w:hideMark/>
          </w:tcPr>
          <w:p w14:paraId="6001A4B3" w14:textId="77777777" w:rsidR="006D373A" w:rsidRPr="006D373A" w:rsidRDefault="006D373A" w:rsidP="006D373A">
            <w:pPr>
              <w:spacing w:after="0" w:line="240" w:lineRule="auto"/>
              <w:jc w:val="right"/>
              <w:rPr>
                <w:color w:val="000000"/>
                <w:lang w:val="en-US" w:bidi="ar-SA"/>
              </w:rPr>
            </w:pPr>
            <w:r w:rsidRPr="006D373A">
              <w:rPr>
                <w:color w:val="000000"/>
                <w:lang w:val="en-US" w:bidi="ar-SA"/>
              </w:rPr>
              <w:t>0</w:t>
            </w:r>
          </w:p>
        </w:tc>
        <w:tc>
          <w:tcPr>
            <w:tcW w:w="869" w:type="dxa"/>
            <w:tcBorders>
              <w:top w:val="nil"/>
              <w:left w:val="nil"/>
              <w:bottom w:val="nil"/>
              <w:right w:val="nil"/>
            </w:tcBorders>
            <w:shd w:val="clear" w:color="auto" w:fill="auto"/>
            <w:noWrap/>
            <w:vAlign w:val="bottom"/>
            <w:hideMark/>
          </w:tcPr>
          <w:p w14:paraId="3A186056" w14:textId="77777777" w:rsidR="006D373A" w:rsidRPr="006D373A" w:rsidRDefault="006D373A" w:rsidP="006D373A">
            <w:pPr>
              <w:spacing w:after="0" w:line="240" w:lineRule="auto"/>
              <w:rPr>
                <w:color w:val="000000"/>
                <w:lang w:val="en-US" w:bidi="ar-SA"/>
              </w:rPr>
            </w:pPr>
          </w:p>
        </w:tc>
      </w:tr>
      <w:tr w:rsidR="006D373A" w:rsidRPr="006D373A" w14:paraId="18018F2E" w14:textId="77777777" w:rsidTr="00F0214C">
        <w:trPr>
          <w:trHeight w:val="300"/>
        </w:trPr>
        <w:tc>
          <w:tcPr>
            <w:tcW w:w="1820" w:type="dxa"/>
            <w:tcBorders>
              <w:top w:val="nil"/>
              <w:left w:val="nil"/>
              <w:bottom w:val="single" w:sz="4" w:space="0" w:color="auto"/>
              <w:right w:val="nil"/>
            </w:tcBorders>
            <w:shd w:val="clear" w:color="auto" w:fill="auto"/>
            <w:noWrap/>
            <w:vAlign w:val="bottom"/>
            <w:hideMark/>
          </w:tcPr>
          <w:p w14:paraId="01EB1B43" w14:textId="77777777" w:rsidR="006D373A" w:rsidRPr="006D373A" w:rsidRDefault="006D373A" w:rsidP="006D373A">
            <w:pPr>
              <w:spacing w:after="0" w:line="240" w:lineRule="auto"/>
              <w:rPr>
                <w:color w:val="000000"/>
                <w:lang w:val="en-US" w:bidi="ar-SA"/>
              </w:rPr>
            </w:pPr>
            <w:r w:rsidRPr="006D373A">
              <w:rPr>
                <w:color w:val="000000"/>
                <w:lang w:val="en-US" w:bidi="ar-SA"/>
              </w:rPr>
              <w:t>R-</w:t>
            </w:r>
            <w:proofErr w:type="spellStart"/>
            <w:r w:rsidRPr="006D373A">
              <w:rPr>
                <w:color w:val="000000"/>
                <w:lang w:val="en-US" w:bidi="ar-SA"/>
              </w:rPr>
              <w:t>squred</w:t>
            </w:r>
            <w:proofErr w:type="spellEnd"/>
          </w:p>
        </w:tc>
        <w:tc>
          <w:tcPr>
            <w:tcW w:w="1126" w:type="dxa"/>
            <w:tcBorders>
              <w:top w:val="nil"/>
              <w:left w:val="nil"/>
              <w:bottom w:val="single" w:sz="4" w:space="0" w:color="auto"/>
              <w:right w:val="nil"/>
            </w:tcBorders>
            <w:shd w:val="clear" w:color="auto" w:fill="auto"/>
            <w:noWrap/>
            <w:vAlign w:val="bottom"/>
            <w:hideMark/>
          </w:tcPr>
          <w:p w14:paraId="33818519" w14:textId="77777777" w:rsidR="006D373A" w:rsidRPr="006D373A" w:rsidRDefault="006D373A" w:rsidP="006D373A">
            <w:pPr>
              <w:spacing w:after="0" w:line="240" w:lineRule="auto"/>
              <w:jc w:val="right"/>
              <w:rPr>
                <w:color w:val="000000"/>
                <w:lang w:val="en-US" w:bidi="ar-SA"/>
              </w:rPr>
            </w:pPr>
            <w:r w:rsidRPr="006D373A">
              <w:rPr>
                <w:color w:val="000000"/>
                <w:lang w:val="en-US" w:bidi="ar-SA"/>
              </w:rPr>
              <w:t>0.48</w:t>
            </w:r>
          </w:p>
        </w:tc>
        <w:tc>
          <w:tcPr>
            <w:tcW w:w="1300" w:type="dxa"/>
            <w:tcBorders>
              <w:top w:val="nil"/>
              <w:left w:val="nil"/>
              <w:bottom w:val="single" w:sz="4" w:space="0" w:color="auto"/>
              <w:right w:val="nil"/>
            </w:tcBorders>
            <w:shd w:val="clear" w:color="auto" w:fill="auto"/>
            <w:noWrap/>
            <w:vAlign w:val="bottom"/>
            <w:hideMark/>
          </w:tcPr>
          <w:p w14:paraId="0ADBECED" w14:textId="77777777" w:rsidR="006D373A" w:rsidRPr="006D373A" w:rsidRDefault="006D373A" w:rsidP="006D373A">
            <w:pPr>
              <w:spacing w:after="0" w:line="240" w:lineRule="auto"/>
              <w:rPr>
                <w:color w:val="000000"/>
                <w:lang w:val="en-US" w:bidi="ar-SA"/>
              </w:rPr>
            </w:pPr>
          </w:p>
        </w:tc>
        <w:tc>
          <w:tcPr>
            <w:tcW w:w="940" w:type="dxa"/>
            <w:tcBorders>
              <w:top w:val="nil"/>
              <w:left w:val="nil"/>
              <w:bottom w:val="single" w:sz="4" w:space="0" w:color="auto"/>
              <w:right w:val="nil"/>
            </w:tcBorders>
            <w:shd w:val="clear" w:color="auto" w:fill="auto"/>
            <w:noWrap/>
            <w:vAlign w:val="bottom"/>
            <w:hideMark/>
          </w:tcPr>
          <w:p w14:paraId="321CE63D" w14:textId="77777777" w:rsidR="006D373A" w:rsidRPr="006D373A" w:rsidRDefault="006D373A" w:rsidP="006D373A">
            <w:pPr>
              <w:spacing w:after="0" w:line="240" w:lineRule="auto"/>
              <w:rPr>
                <w:color w:val="000000"/>
                <w:lang w:val="en-US" w:bidi="ar-SA"/>
              </w:rPr>
            </w:pPr>
          </w:p>
        </w:tc>
        <w:tc>
          <w:tcPr>
            <w:tcW w:w="1300" w:type="dxa"/>
            <w:tcBorders>
              <w:top w:val="nil"/>
              <w:left w:val="nil"/>
              <w:bottom w:val="single" w:sz="4" w:space="0" w:color="auto"/>
              <w:right w:val="nil"/>
            </w:tcBorders>
            <w:shd w:val="clear" w:color="auto" w:fill="auto"/>
            <w:noWrap/>
            <w:vAlign w:val="bottom"/>
            <w:hideMark/>
          </w:tcPr>
          <w:p w14:paraId="19B97719" w14:textId="77777777" w:rsidR="006D373A" w:rsidRPr="006D373A" w:rsidRDefault="006D373A" w:rsidP="006D373A">
            <w:pPr>
              <w:spacing w:after="0" w:line="240" w:lineRule="auto"/>
              <w:rPr>
                <w:color w:val="000000"/>
                <w:lang w:val="en-US" w:bidi="ar-SA"/>
              </w:rPr>
            </w:pPr>
            <w:r w:rsidRPr="006D373A">
              <w:rPr>
                <w:color w:val="000000"/>
                <w:lang w:val="en-US" w:bidi="ar-SA"/>
              </w:rPr>
              <w:t>R-</w:t>
            </w:r>
            <w:proofErr w:type="spellStart"/>
            <w:r w:rsidRPr="006D373A">
              <w:rPr>
                <w:color w:val="000000"/>
                <w:lang w:val="en-US" w:bidi="ar-SA"/>
              </w:rPr>
              <w:t>squred</w:t>
            </w:r>
            <w:proofErr w:type="spellEnd"/>
          </w:p>
        </w:tc>
        <w:tc>
          <w:tcPr>
            <w:tcW w:w="1300" w:type="dxa"/>
            <w:tcBorders>
              <w:top w:val="nil"/>
              <w:left w:val="nil"/>
              <w:bottom w:val="single" w:sz="4" w:space="0" w:color="auto"/>
              <w:right w:val="nil"/>
            </w:tcBorders>
            <w:shd w:val="clear" w:color="auto" w:fill="auto"/>
            <w:noWrap/>
            <w:vAlign w:val="bottom"/>
            <w:hideMark/>
          </w:tcPr>
          <w:p w14:paraId="7B1AB1C0" w14:textId="77777777" w:rsidR="006D373A" w:rsidRPr="006D373A" w:rsidRDefault="006D373A" w:rsidP="006D373A">
            <w:pPr>
              <w:spacing w:after="0" w:line="240" w:lineRule="auto"/>
              <w:jc w:val="right"/>
              <w:rPr>
                <w:color w:val="000000"/>
                <w:lang w:val="en-US" w:bidi="ar-SA"/>
              </w:rPr>
            </w:pPr>
            <w:r w:rsidRPr="006D373A">
              <w:rPr>
                <w:color w:val="000000"/>
                <w:lang w:val="en-US" w:bidi="ar-SA"/>
              </w:rPr>
              <w:t>0.51</w:t>
            </w:r>
          </w:p>
        </w:tc>
        <w:tc>
          <w:tcPr>
            <w:tcW w:w="869" w:type="dxa"/>
            <w:tcBorders>
              <w:top w:val="nil"/>
              <w:left w:val="nil"/>
              <w:bottom w:val="nil"/>
              <w:right w:val="nil"/>
            </w:tcBorders>
            <w:shd w:val="clear" w:color="auto" w:fill="auto"/>
            <w:noWrap/>
            <w:vAlign w:val="bottom"/>
            <w:hideMark/>
          </w:tcPr>
          <w:p w14:paraId="4A221161" w14:textId="77777777" w:rsidR="006D373A" w:rsidRPr="006D373A" w:rsidRDefault="006D373A" w:rsidP="006D373A">
            <w:pPr>
              <w:spacing w:after="0" w:line="240" w:lineRule="auto"/>
              <w:rPr>
                <w:color w:val="000000"/>
                <w:lang w:val="en-US" w:bidi="ar-SA"/>
              </w:rPr>
            </w:pPr>
          </w:p>
        </w:tc>
      </w:tr>
      <w:tr w:rsidR="006D373A" w:rsidRPr="006D373A" w14:paraId="13BD4F36" w14:textId="77777777" w:rsidTr="00F0214C">
        <w:trPr>
          <w:trHeight w:val="300"/>
        </w:trPr>
        <w:tc>
          <w:tcPr>
            <w:tcW w:w="1820" w:type="dxa"/>
            <w:tcBorders>
              <w:top w:val="single" w:sz="4" w:space="0" w:color="auto"/>
              <w:left w:val="nil"/>
              <w:bottom w:val="single" w:sz="4" w:space="0" w:color="auto"/>
              <w:right w:val="nil"/>
            </w:tcBorders>
            <w:shd w:val="clear" w:color="auto" w:fill="auto"/>
            <w:noWrap/>
            <w:vAlign w:val="bottom"/>
            <w:hideMark/>
          </w:tcPr>
          <w:p w14:paraId="0EDEA27E" w14:textId="77777777" w:rsidR="006D373A" w:rsidRPr="006D373A" w:rsidRDefault="006D373A" w:rsidP="006D373A">
            <w:pPr>
              <w:spacing w:after="0" w:line="240" w:lineRule="auto"/>
              <w:rPr>
                <w:color w:val="000000"/>
                <w:lang w:val="en-US" w:bidi="ar-SA"/>
              </w:rPr>
            </w:pPr>
          </w:p>
        </w:tc>
        <w:tc>
          <w:tcPr>
            <w:tcW w:w="1126" w:type="dxa"/>
            <w:tcBorders>
              <w:top w:val="single" w:sz="4" w:space="0" w:color="auto"/>
              <w:left w:val="nil"/>
              <w:bottom w:val="single" w:sz="4" w:space="0" w:color="auto"/>
              <w:right w:val="nil"/>
            </w:tcBorders>
            <w:shd w:val="clear" w:color="auto" w:fill="auto"/>
            <w:noWrap/>
            <w:vAlign w:val="bottom"/>
            <w:hideMark/>
          </w:tcPr>
          <w:p w14:paraId="0E0C79E4" w14:textId="77777777" w:rsidR="006D373A" w:rsidRPr="006D373A" w:rsidRDefault="006D373A" w:rsidP="006D373A">
            <w:pPr>
              <w:spacing w:after="0" w:line="240" w:lineRule="auto"/>
              <w:rPr>
                <w:color w:val="000000"/>
                <w:lang w:val="en-US" w:bidi="ar-SA"/>
              </w:rPr>
            </w:pPr>
          </w:p>
        </w:tc>
        <w:tc>
          <w:tcPr>
            <w:tcW w:w="1300" w:type="dxa"/>
            <w:tcBorders>
              <w:top w:val="single" w:sz="4" w:space="0" w:color="auto"/>
              <w:left w:val="nil"/>
              <w:bottom w:val="single" w:sz="4" w:space="0" w:color="auto"/>
              <w:right w:val="nil"/>
            </w:tcBorders>
            <w:shd w:val="clear" w:color="auto" w:fill="auto"/>
            <w:noWrap/>
            <w:vAlign w:val="bottom"/>
            <w:hideMark/>
          </w:tcPr>
          <w:p w14:paraId="0FACE990" w14:textId="77777777" w:rsidR="006D373A" w:rsidRPr="006D373A" w:rsidRDefault="006D373A" w:rsidP="006D373A">
            <w:pPr>
              <w:spacing w:after="0" w:line="240" w:lineRule="auto"/>
              <w:rPr>
                <w:color w:val="000000"/>
                <w:lang w:val="en-US" w:bidi="ar-SA"/>
              </w:rPr>
            </w:pPr>
          </w:p>
        </w:tc>
        <w:tc>
          <w:tcPr>
            <w:tcW w:w="940" w:type="dxa"/>
            <w:tcBorders>
              <w:top w:val="single" w:sz="4" w:space="0" w:color="auto"/>
              <w:left w:val="nil"/>
              <w:bottom w:val="single" w:sz="4" w:space="0" w:color="auto"/>
              <w:right w:val="nil"/>
            </w:tcBorders>
            <w:shd w:val="clear" w:color="auto" w:fill="auto"/>
            <w:noWrap/>
            <w:vAlign w:val="bottom"/>
            <w:hideMark/>
          </w:tcPr>
          <w:p w14:paraId="7788E298" w14:textId="77777777" w:rsidR="006D373A" w:rsidRPr="006D373A" w:rsidRDefault="006D373A" w:rsidP="006D373A">
            <w:pPr>
              <w:spacing w:after="0" w:line="240" w:lineRule="auto"/>
              <w:rPr>
                <w:color w:val="000000"/>
                <w:lang w:val="en-US" w:bidi="ar-SA"/>
              </w:rPr>
            </w:pPr>
          </w:p>
        </w:tc>
        <w:tc>
          <w:tcPr>
            <w:tcW w:w="1300" w:type="dxa"/>
            <w:tcBorders>
              <w:top w:val="single" w:sz="4" w:space="0" w:color="auto"/>
              <w:left w:val="nil"/>
              <w:bottom w:val="single" w:sz="4" w:space="0" w:color="auto"/>
              <w:right w:val="nil"/>
            </w:tcBorders>
            <w:shd w:val="clear" w:color="auto" w:fill="auto"/>
            <w:noWrap/>
            <w:vAlign w:val="bottom"/>
            <w:hideMark/>
          </w:tcPr>
          <w:p w14:paraId="5969E4A4" w14:textId="77777777" w:rsidR="006D373A" w:rsidRPr="006D373A" w:rsidRDefault="006D373A" w:rsidP="006D373A">
            <w:pPr>
              <w:spacing w:after="0" w:line="240" w:lineRule="auto"/>
              <w:rPr>
                <w:color w:val="000000"/>
                <w:lang w:val="en-US" w:bidi="ar-SA"/>
              </w:rPr>
            </w:pPr>
          </w:p>
        </w:tc>
        <w:tc>
          <w:tcPr>
            <w:tcW w:w="1300" w:type="dxa"/>
            <w:tcBorders>
              <w:top w:val="single" w:sz="4" w:space="0" w:color="auto"/>
              <w:left w:val="nil"/>
              <w:bottom w:val="single" w:sz="4" w:space="0" w:color="auto"/>
              <w:right w:val="nil"/>
            </w:tcBorders>
            <w:shd w:val="clear" w:color="auto" w:fill="auto"/>
            <w:noWrap/>
            <w:vAlign w:val="bottom"/>
            <w:hideMark/>
          </w:tcPr>
          <w:p w14:paraId="4E75587F" w14:textId="77777777" w:rsidR="006D373A" w:rsidRPr="006D373A" w:rsidRDefault="006D373A" w:rsidP="006D373A">
            <w:pPr>
              <w:spacing w:after="0" w:line="240" w:lineRule="auto"/>
              <w:rPr>
                <w:color w:val="000000"/>
                <w:lang w:val="en-US" w:bidi="ar-SA"/>
              </w:rPr>
            </w:pPr>
          </w:p>
        </w:tc>
        <w:tc>
          <w:tcPr>
            <w:tcW w:w="869" w:type="dxa"/>
            <w:tcBorders>
              <w:top w:val="nil"/>
              <w:left w:val="nil"/>
              <w:bottom w:val="single" w:sz="4" w:space="0" w:color="auto"/>
              <w:right w:val="nil"/>
            </w:tcBorders>
            <w:shd w:val="clear" w:color="auto" w:fill="auto"/>
            <w:noWrap/>
            <w:vAlign w:val="bottom"/>
            <w:hideMark/>
          </w:tcPr>
          <w:p w14:paraId="06D0CFB7" w14:textId="77777777" w:rsidR="006D373A" w:rsidRPr="006D373A" w:rsidRDefault="006D373A" w:rsidP="006D373A">
            <w:pPr>
              <w:spacing w:after="0" w:line="240" w:lineRule="auto"/>
              <w:rPr>
                <w:color w:val="000000"/>
                <w:lang w:val="en-US" w:bidi="ar-SA"/>
              </w:rPr>
            </w:pPr>
          </w:p>
        </w:tc>
      </w:tr>
      <w:tr w:rsidR="006D373A" w:rsidRPr="006D373A" w14:paraId="5622C69D" w14:textId="77777777" w:rsidTr="00F0214C">
        <w:trPr>
          <w:trHeight w:val="300"/>
        </w:trPr>
        <w:tc>
          <w:tcPr>
            <w:tcW w:w="1820" w:type="dxa"/>
            <w:tcBorders>
              <w:top w:val="single" w:sz="4" w:space="0" w:color="auto"/>
              <w:left w:val="nil"/>
              <w:right w:val="nil"/>
            </w:tcBorders>
            <w:shd w:val="clear" w:color="auto" w:fill="auto"/>
            <w:noWrap/>
            <w:vAlign w:val="bottom"/>
            <w:hideMark/>
          </w:tcPr>
          <w:p w14:paraId="60949924" w14:textId="03F6E284" w:rsidR="006D373A" w:rsidRPr="007C5F17" w:rsidRDefault="00113121" w:rsidP="006D373A">
            <w:pPr>
              <w:spacing w:after="0" w:line="240" w:lineRule="auto"/>
              <w:rPr>
                <w:b/>
                <w:color w:val="000000"/>
                <w:lang w:val="en-US" w:bidi="ar-SA"/>
              </w:rPr>
            </w:pPr>
            <w:r>
              <w:rPr>
                <w:b/>
                <w:color w:val="000000"/>
                <w:lang w:val="en-US" w:bidi="ar-SA"/>
              </w:rPr>
              <w:t>Final Model</w:t>
            </w:r>
          </w:p>
        </w:tc>
        <w:tc>
          <w:tcPr>
            <w:tcW w:w="1126" w:type="dxa"/>
            <w:tcBorders>
              <w:top w:val="single" w:sz="4" w:space="0" w:color="auto"/>
              <w:left w:val="nil"/>
              <w:right w:val="nil"/>
            </w:tcBorders>
            <w:shd w:val="clear" w:color="auto" w:fill="auto"/>
            <w:noWrap/>
            <w:vAlign w:val="bottom"/>
            <w:hideMark/>
          </w:tcPr>
          <w:p w14:paraId="3FC3E1B4" w14:textId="77777777" w:rsidR="006D373A" w:rsidRPr="007C5F17" w:rsidRDefault="006D373A" w:rsidP="006D373A">
            <w:pPr>
              <w:spacing w:after="0" w:line="240" w:lineRule="auto"/>
              <w:rPr>
                <w:b/>
                <w:color w:val="000000"/>
                <w:lang w:val="en-US" w:bidi="ar-SA"/>
              </w:rPr>
            </w:pPr>
          </w:p>
        </w:tc>
        <w:tc>
          <w:tcPr>
            <w:tcW w:w="1300" w:type="dxa"/>
            <w:tcBorders>
              <w:top w:val="single" w:sz="4" w:space="0" w:color="auto"/>
              <w:left w:val="nil"/>
              <w:right w:val="nil"/>
            </w:tcBorders>
            <w:shd w:val="clear" w:color="auto" w:fill="auto"/>
            <w:noWrap/>
            <w:vAlign w:val="bottom"/>
            <w:hideMark/>
          </w:tcPr>
          <w:p w14:paraId="58B6983F" w14:textId="77777777" w:rsidR="006D373A" w:rsidRPr="007C5F17" w:rsidRDefault="006D373A" w:rsidP="006D373A">
            <w:pPr>
              <w:spacing w:after="0" w:line="240" w:lineRule="auto"/>
              <w:rPr>
                <w:b/>
                <w:color w:val="000000"/>
                <w:lang w:val="en-US" w:bidi="ar-SA"/>
              </w:rPr>
            </w:pPr>
          </w:p>
        </w:tc>
        <w:tc>
          <w:tcPr>
            <w:tcW w:w="940" w:type="dxa"/>
            <w:tcBorders>
              <w:top w:val="single" w:sz="4" w:space="0" w:color="auto"/>
              <w:left w:val="nil"/>
              <w:right w:val="single" w:sz="4" w:space="0" w:color="auto"/>
            </w:tcBorders>
            <w:shd w:val="clear" w:color="auto" w:fill="auto"/>
            <w:noWrap/>
            <w:vAlign w:val="bottom"/>
            <w:hideMark/>
          </w:tcPr>
          <w:p w14:paraId="6FFB8B44" w14:textId="77777777" w:rsidR="006D373A" w:rsidRPr="007C5F17" w:rsidRDefault="006D373A" w:rsidP="006D373A">
            <w:pPr>
              <w:spacing w:after="0" w:line="240" w:lineRule="auto"/>
              <w:rPr>
                <w:b/>
                <w:color w:val="000000"/>
                <w:lang w:val="en-US" w:bidi="ar-SA"/>
              </w:rPr>
            </w:pPr>
          </w:p>
        </w:tc>
        <w:tc>
          <w:tcPr>
            <w:tcW w:w="1300" w:type="dxa"/>
            <w:tcBorders>
              <w:top w:val="single" w:sz="4" w:space="0" w:color="auto"/>
              <w:left w:val="single" w:sz="4" w:space="0" w:color="auto"/>
              <w:right w:val="nil"/>
            </w:tcBorders>
            <w:shd w:val="clear" w:color="auto" w:fill="auto"/>
            <w:noWrap/>
            <w:vAlign w:val="bottom"/>
            <w:hideMark/>
          </w:tcPr>
          <w:p w14:paraId="201A9C80" w14:textId="040DBEFE" w:rsidR="006D373A" w:rsidRPr="007C5F17" w:rsidRDefault="006D373A" w:rsidP="006D373A">
            <w:pPr>
              <w:spacing w:after="0" w:line="240" w:lineRule="auto"/>
              <w:jc w:val="center"/>
              <w:rPr>
                <w:b/>
                <w:color w:val="000000"/>
                <w:lang w:val="en-US" w:bidi="ar-SA"/>
              </w:rPr>
            </w:pPr>
            <w:r w:rsidRPr="007C5F17">
              <w:rPr>
                <w:b/>
                <w:color w:val="000000"/>
                <w:lang w:val="en-US" w:bidi="ar-SA"/>
              </w:rPr>
              <w:t>Model 2</w:t>
            </w:r>
            <w:r w:rsidR="00113121">
              <w:rPr>
                <w:b/>
                <w:color w:val="000000"/>
                <w:lang w:val="en-US" w:bidi="ar-SA"/>
              </w:rPr>
              <w:t xml:space="preserve"> </w:t>
            </w:r>
          </w:p>
        </w:tc>
        <w:tc>
          <w:tcPr>
            <w:tcW w:w="1300" w:type="dxa"/>
            <w:tcBorders>
              <w:top w:val="single" w:sz="4" w:space="0" w:color="auto"/>
              <w:left w:val="nil"/>
              <w:right w:val="nil"/>
            </w:tcBorders>
            <w:shd w:val="clear" w:color="auto" w:fill="auto"/>
            <w:noWrap/>
            <w:vAlign w:val="bottom"/>
            <w:hideMark/>
          </w:tcPr>
          <w:p w14:paraId="37F2AA73" w14:textId="77777777" w:rsidR="006D373A" w:rsidRPr="007C5F17" w:rsidRDefault="006D373A" w:rsidP="006D373A">
            <w:pPr>
              <w:spacing w:after="0" w:line="240" w:lineRule="auto"/>
              <w:rPr>
                <w:b/>
                <w:color w:val="000000"/>
                <w:lang w:val="en-US" w:bidi="ar-SA"/>
              </w:rPr>
            </w:pPr>
          </w:p>
        </w:tc>
        <w:tc>
          <w:tcPr>
            <w:tcW w:w="869" w:type="dxa"/>
            <w:tcBorders>
              <w:top w:val="single" w:sz="4" w:space="0" w:color="auto"/>
              <w:left w:val="nil"/>
              <w:right w:val="nil"/>
            </w:tcBorders>
            <w:shd w:val="clear" w:color="auto" w:fill="auto"/>
            <w:noWrap/>
            <w:vAlign w:val="bottom"/>
            <w:hideMark/>
          </w:tcPr>
          <w:p w14:paraId="7381D058" w14:textId="77777777" w:rsidR="006D373A" w:rsidRPr="007C5F17" w:rsidRDefault="006D373A" w:rsidP="006D373A">
            <w:pPr>
              <w:spacing w:after="0" w:line="240" w:lineRule="auto"/>
              <w:rPr>
                <w:b/>
                <w:color w:val="000000"/>
                <w:lang w:val="en-US" w:bidi="ar-SA"/>
              </w:rPr>
            </w:pPr>
          </w:p>
        </w:tc>
      </w:tr>
      <w:tr w:rsidR="006D373A" w:rsidRPr="006D373A" w14:paraId="099B9FA3" w14:textId="77777777" w:rsidTr="00F0214C">
        <w:trPr>
          <w:trHeight w:val="300"/>
        </w:trPr>
        <w:tc>
          <w:tcPr>
            <w:tcW w:w="1820" w:type="dxa"/>
            <w:tcBorders>
              <w:left w:val="nil"/>
              <w:bottom w:val="single" w:sz="4" w:space="0" w:color="auto"/>
              <w:right w:val="nil"/>
            </w:tcBorders>
            <w:shd w:val="clear" w:color="auto" w:fill="auto"/>
            <w:noWrap/>
            <w:vAlign w:val="bottom"/>
            <w:hideMark/>
          </w:tcPr>
          <w:p w14:paraId="0F2A5E9D" w14:textId="77777777" w:rsidR="006D373A" w:rsidRPr="007C5F17" w:rsidRDefault="006D373A" w:rsidP="006D373A">
            <w:pPr>
              <w:spacing w:after="0" w:line="240" w:lineRule="auto"/>
              <w:rPr>
                <w:b/>
                <w:color w:val="000000"/>
                <w:lang w:val="en-US" w:bidi="ar-SA"/>
              </w:rPr>
            </w:pPr>
            <w:proofErr w:type="spellStart"/>
            <w:r w:rsidRPr="007C5F17">
              <w:rPr>
                <w:b/>
                <w:color w:val="000000"/>
                <w:lang w:val="en-US" w:bidi="ar-SA"/>
              </w:rPr>
              <w:t>log_totcst</w:t>
            </w:r>
            <w:proofErr w:type="spellEnd"/>
          </w:p>
        </w:tc>
        <w:tc>
          <w:tcPr>
            <w:tcW w:w="1126" w:type="dxa"/>
            <w:tcBorders>
              <w:left w:val="nil"/>
              <w:bottom w:val="single" w:sz="4" w:space="0" w:color="auto"/>
              <w:right w:val="nil"/>
            </w:tcBorders>
            <w:shd w:val="clear" w:color="auto" w:fill="auto"/>
            <w:noWrap/>
            <w:vAlign w:val="bottom"/>
            <w:hideMark/>
          </w:tcPr>
          <w:p w14:paraId="677C5DE3" w14:textId="77777777" w:rsidR="006D373A" w:rsidRPr="007C5F17" w:rsidRDefault="006D373A" w:rsidP="006D373A">
            <w:pPr>
              <w:spacing w:after="0" w:line="240" w:lineRule="auto"/>
              <w:jc w:val="center"/>
              <w:rPr>
                <w:b/>
                <w:color w:val="000000"/>
                <w:lang w:val="en-US" w:bidi="ar-SA"/>
              </w:rPr>
            </w:pPr>
            <w:proofErr w:type="spellStart"/>
            <w:r w:rsidRPr="007C5F17">
              <w:rPr>
                <w:b/>
                <w:color w:val="000000"/>
                <w:lang w:val="en-US" w:bidi="ar-SA"/>
              </w:rPr>
              <w:t>Coef</w:t>
            </w:r>
            <w:proofErr w:type="spellEnd"/>
          </w:p>
        </w:tc>
        <w:tc>
          <w:tcPr>
            <w:tcW w:w="1300" w:type="dxa"/>
            <w:tcBorders>
              <w:left w:val="nil"/>
              <w:bottom w:val="single" w:sz="4" w:space="0" w:color="auto"/>
              <w:right w:val="nil"/>
            </w:tcBorders>
            <w:shd w:val="clear" w:color="auto" w:fill="auto"/>
            <w:noWrap/>
            <w:vAlign w:val="bottom"/>
            <w:hideMark/>
          </w:tcPr>
          <w:p w14:paraId="292AB7CA" w14:textId="77777777" w:rsidR="006D373A" w:rsidRPr="007C5F17" w:rsidRDefault="006D373A" w:rsidP="006D373A">
            <w:pPr>
              <w:spacing w:after="0" w:line="240" w:lineRule="auto"/>
              <w:jc w:val="center"/>
              <w:rPr>
                <w:b/>
                <w:color w:val="000000"/>
                <w:lang w:val="en-US" w:bidi="ar-SA"/>
              </w:rPr>
            </w:pPr>
            <w:r w:rsidRPr="007C5F17">
              <w:rPr>
                <w:b/>
                <w:color w:val="000000"/>
                <w:lang w:val="en-US" w:bidi="ar-SA"/>
              </w:rPr>
              <w:t>t</w:t>
            </w:r>
          </w:p>
        </w:tc>
        <w:tc>
          <w:tcPr>
            <w:tcW w:w="940" w:type="dxa"/>
            <w:tcBorders>
              <w:left w:val="nil"/>
              <w:bottom w:val="single" w:sz="4" w:space="0" w:color="auto"/>
              <w:right w:val="single" w:sz="4" w:space="0" w:color="auto"/>
            </w:tcBorders>
            <w:shd w:val="clear" w:color="auto" w:fill="auto"/>
            <w:noWrap/>
            <w:vAlign w:val="bottom"/>
            <w:hideMark/>
          </w:tcPr>
          <w:p w14:paraId="66D9908E" w14:textId="77777777" w:rsidR="006D373A" w:rsidRPr="007C5F17" w:rsidRDefault="006D373A" w:rsidP="006D373A">
            <w:pPr>
              <w:spacing w:after="0" w:line="240" w:lineRule="auto"/>
              <w:jc w:val="center"/>
              <w:rPr>
                <w:b/>
                <w:color w:val="000000"/>
                <w:lang w:val="en-US" w:bidi="ar-SA"/>
              </w:rPr>
            </w:pPr>
            <w:r w:rsidRPr="007C5F17">
              <w:rPr>
                <w:b/>
                <w:color w:val="000000"/>
                <w:lang w:val="en-US" w:bidi="ar-SA"/>
              </w:rPr>
              <w:t>P&gt;t</w:t>
            </w:r>
          </w:p>
        </w:tc>
        <w:tc>
          <w:tcPr>
            <w:tcW w:w="1300" w:type="dxa"/>
            <w:tcBorders>
              <w:left w:val="single" w:sz="4" w:space="0" w:color="auto"/>
              <w:bottom w:val="single" w:sz="4" w:space="0" w:color="auto"/>
              <w:right w:val="nil"/>
            </w:tcBorders>
            <w:shd w:val="clear" w:color="auto" w:fill="auto"/>
            <w:noWrap/>
            <w:vAlign w:val="bottom"/>
            <w:hideMark/>
          </w:tcPr>
          <w:p w14:paraId="438B7F10" w14:textId="77777777" w:rsidR="006D373A" w:rsidRPr="007C5F17" w:rsidRDefault="006D373A" w:rsidP="006D373A">
            <w:pPr>
              <w:spacing w:after="0" w:line="240" w:lineRule="auto"/>
              <w:jc w:val="center"/>
              <w:rPr>
                <w:b/>
                <w:color w:val="000000"/>
                <w:lang w:val="en-US" w:bidi="ar-SA"/>
              </w:rPr>
            </w:pPr>
            <w:proofErr w:type="spellStart"/>
            <w:r w:rsidRPr="007C5F17">
              <w:rPr>
                <w:b/>
                <w:color w:val="000000"/>
                <w:lang w:val="en-US" w:bidi="ar-SA"/>
              </w:rPr>
              <w:t>Coef</w:t>
            </w:r>
            <w:proofErr w:type="spellEnd"/>
          </w:p>
        </w:tc>
        <w:tc>
          <w:tcPr>
            <w:tcW w:w="1300" w:type="dxa"/>
            <w:tcBorders>
              <w:left w:val="nil"/>
              <w:bottom w:val="single" w:sz="4" w:space="0" w:color="auto"/>
              <w:right w:val="nil"/>
            </w:tcBorders>
            <w:shd w:val="clear" w:color="auto" w:fill="auto"/>
            <w:noWrap/>
            <w:vAlign w:val="bottom"/>
            <w:hideMark/>
          </w:tcPr>
          <w:p w14:paraId="59965CBB" w14:textId="77777777" w:rsidR="006D373A" w:rsidRPr="007C5F17" w:rsidRDefault="006D373A" w:rsidP="006D373A">
            <w:pPr>
              <w:spacing w:after="0" w:line="240" w:lineRule="auto"/>
              <w:jc w:val="center"/>
              <w:rPr>
                <w:b/>
                <w:color w:val="000000"/>
                <w:lang w:val="en-US" w:bidi="ar-SA"/>
              </w:rPr>
            </w:pPr>
            <w:r w:rsidRPr="007C5F17">
              <w:rPr>
                <w:b/>
                <w:color w:val="000000"/>
                <w:lang w:val="en-US" w:bidi="ar-SA"/>
              </w:rPr>
              <w:t>t</w:t>
            </w:r>
          </w:p>
        </w:tc>
        <w:tc>
          <w:tcPr>
            <w:tcW w:w="869" w:type="dxa"/>
            <w:tcBorders>
              <w:left w:val="nil"/>
              <w:bottom w:val="single" w:sz="4" w:space="0" w:color="auto"/>
              <w:right w:val="nil"/>
            </w:tcBorders>
            <w:shd w:val="clear" w:color="auto" w:fill="auto"/>
            <w:noWrap/>
            <w:vAlign w:val="bottom"/>
            <w:hideMark/>
          </w:tcPr>
          <w:p w14:paraId="78705C8E" w14:textId="77777777" w:rsidR="006D373A" w:rsidRPr="007C5F17" w:rsidRDefault="006D373A" w:rsidP="006D373A">
            <w:pPr>
              <w:spacing w:after="0" w:line="240" w:lineRule="auto"/>
              <w:jc w:val="center"/>
              <w:rPr>
                <w:b/>
                <w:color w:val="000000"/>
                <w:lang w:val="en-US" w:bidi="ar-SA"/>
              </w:rPr>
            </w:pPr>
            <w:r w:rsidRPr="007C5F17">
              <w:rPr>
                <w:b/>
                <w:color w:val="000000"/>
                <w:lang w:val="en-US" w:bidi="ar-SA"/>
              </w:rPr>
              <w:t>P&gt;t</w:t>
            </w:r>
          </w:p>
        </w:tc>
      </w:tr>
      <w:tr w:rsidR="006D373A" w:rsidRPr="006D373A" w14:paraId="3AAB9296" w14:textId="77777777" w:rsidTr="00F0214C">
        <w:trPr>
          <w:trHeight w:val="300"/>
        </w:trPr>
        <w:tc>
          <w:tcPr>
            <w:tcW w:w="1820" w:type="dxa"/>
            <w:tcBorders>
              <w:top w:val="single" w:sz="4" w:space="0" w:color="auto"/>
              <w:left w:val="nil"/>
              <w:bottom w:val="nil"/>
              <w:right w:val="nil"/>
            </w:tcBorders>
            <w:shd w:val="clear" w:color="auto" w:fill="auto"/>
            <w:noWrap/>
            <w:vAlign w:val="bottom"/>
            <w:hideMark/>
          </w:tcPr>
          <w:p w14:paraId="3247E0FF" w14:textId="77777777" w:rsidR="006D373A" w:rsidRPr="006D373A" w:rsidRDefault="006D373A" w:rsidP="006D373A">
            <w:pPr>
              <w:spacing w:after="0" w:line="240" w:lineRule="auto"/>
              <w:rPr>
                <w:color w:val="000000"/>
                <w:lang w:val="en-US" w:bidi="ar-SA"/>
              </w:rPr>
            </w:pPr>
            <w:proofErr w:type="spellStart"/>
            <w:r w:rsidRPr="006D373A">
              <w:rPr>
                <w:color w:val="000000"/>
                <w:lang w:val="en-US" w:bidi="ar-SA"/>
              </w:rPr>
              <w:t>pafi</w:t>
            </w:r>
            <w:proofErr w:type="spellEnd"/>
          </w:p>
        </w:tc>
        <w:tc>
          <w:tcPr>
            <w:tcW w:w="1126" w:type="dxa"/>
            <w:tcBorders>
              <w:top w:val="single" w:sz="4" w:space="0" w:color="auto"/>
              <w:left w:val="nil"/>
              <w:bottom w:val="nil"/>
              <w:right w:val="nil"/>
            </w:tcBorders>
            <w:shd w:val="clear" w:color="auto" w:fill="auto"/>
            <w:noWrap/>
            <w:vAlign w:val="bottom"/>
            <w:hideMark/>
          </w:tcPr>
          <w:p w14:paraId="0A8F53A2"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-0.001</w:t>
            </w:r>
          </w:p>
        </w:tc>
        <w:tc>
          <w:tcPr>
            <w:tcW w:w="1300" w:type="dxa"/>
            <w:tcBorders>
              <w:top w:val="single" w:sz="4" w:space="0" w:color="auto"/>
              <w:left w:val="nil"/>
              <w:bottom w:val="nil"/>
              <w:right w:val="nil"/>
            </w:tcBorders>
            <w:shd w:val="clear" w:color="auto" w:fill="auto"/>
            <w:noWrap/>
            <w:vAlign w:val="bottom"/>
            <w:hideMark/>
          </w:tcPr>
          <w:p w14:paraId="37881BC9"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-3.74</w:t>
            </w:r>
          </w:p>
        </w:tc>
        <w:tc>
          <w:tcPr>
            <w:tcW w:w="940" w:type="dxa"/>
            <w:tcBorders>
              <w:top w:val="single" w:sz="4" w:space="0" w:color="auto"/>
              <w:left w:val="nil"/>
              <w:bottom w:val="nil"/>
              <w:right w:val="single" w:sz="4" w:space="0" w:color="auto"/>
            </w:tcBorders>
            <w:shd w:val="clear" w:color="auto" w:fill="auto"/>
            <w:noWrap/>
            <w:vAlign w:val="bottom"/>
            <w:hideMark/>
          </w:tcPr>
          <w:p w14:paraId="7B9EAEC1"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0.00</w:t>
            </w:r>
          </w:p>
        </w:tc>
        <w:tc>
          <w:tcPr>
            <w:tcW w:w="1300" w:type="dxa"/>
            <w:tcBorders>
              <w:top w:val="single" w:sz="4" w:space="0" w:color="auto"/>
              <w:left w:val="single" w:sz="4" w:space="0" w:color="auto"/>
              <w:bottom w:val="nil"/>
              <w:right w:val="nil"/>
            </w:tcBorders>
            <w:shd w:val="clear" w:color="auto" w:fill="auto"/>
            <w:noWrap/>
            <w:vAlign w:val="bottom"/>
            <w:hideMark/>
          </w:tcPr>
          <w:p w14:paraId="11A31FEC"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-0.001</w:t>
            </w:r>
          </w:p>
        </w:tc>
        <w:tc>
          <w:tcPr>
            <w:tcW w:w="1300" w:type="dxa"/>
            <w:tcBorders>
              <w:top w:val="single" w:sz="4" w:space="0" w:color="auto"/>
              <w:left w:val="nil"/>
              <w:bottom w:val="nil"/>
              <w:right w:val="nil"/>
            </w:tcBorders>
            <w:shd w:val="clear" w:color="auto" w:fill="auto"/>
            <w:noWrap/>
            <w:vAlign w:val="bottom"/>
            <w:hideMark/>
          </w:tcPr>
          <w:p w14:paraId="3A0C5350"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-3.87</w:t>
            </w:r>
          </w:p>
        </w:tc>
        <w:tc>
          <w:tcPr>
            <w:tcW w:w="869" w:type="dxa"/>
            <w:tcBorders>
              <w:top w:val="single" w:sz="4" w:space="0" w:color="auto"/>
              <w:left w:val="nil"/>
              <w:bottom w:val="nil"/>
              <w:right w:val="nil"/>
            </w:tcBorders>
            <w:shd w:val="clear" w:color="auto" w:fill="auto"/>
            <w:noWrap/>
            <w:vAlign w:val="bottom"/>
            <w:hideMark/>
          </w:tcPr>
          <w:p w14:paraId="05E4EED8"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0.00</w:t>
            </w:r>
          </w:p>
        </w:tc>
      </w:tr>
      <w:tr w:rsidR="006D373A" w:rsidRPr="006D373A" w14:paraId="2348EAEA" w14:textId="77777777" w:rsidTr="00F0214C">
        <w:trPr>
          <w:trHeight w:val="300"/>
        </w:trPr>
        <w:tc>
          <w:tcPr>
            <w:tcW w:w="1820" w:type="dxa"/>
            <w:tcBorders>
              <w:top w:val="nil"/>
              <w:left w:val="nil"/>
              <w:bottom w:val="nil"/>
              <w:right w:val="nil"/>
            </w:tcBorders>
            <w:shd w:val="clear" w:color="auto" w:fill="auto"/>
            <w:noWrap/>
            <w:vAlign w:val="bottom"/>
            <w:hideMark/>
          </w:tcPr>
          <w:p w14:paraId="63234E38" w14:textId="77777777" w:rsidR="006D373A" w:rsidRPr="006D373A" w:rsidRDefault="006D373A" w:rsidP="006D373A">
            <w:pPr>
              <w:spacing w:after="0" w:line="240" w:lineRule="auto"/>
              <w:rPr>
                <w:color w:val="000000"/>
                <w:lang w:val="en-US" w:bidi="ar-SA"/>
              </w:rPr>
            </w:pPr>
            <w:r w:rsidRPr="006D373A">
              <w:rPr>
                <w:color w:val="000000"/>
                <w:lang w:val="en-US" w:bidi="ar-SA"/>
              </w:rPr>
              <w:t>temp</w:t>
            </w:r>
          </w:p>
        </w:tc>
        <w:tc>
          <w:tcPr>
            <w:tcW w:w="1126" w:type="dxa"/>
            <w:tcBorders>
              <w:top w:val="nil"/>
              <w:left w:val="nil"/>
              <w:bottom w:val="nil"/>
              <w:right w:val="nil"/>
            </w:tcBorders>
            <w:shd w:val="clear" w:color="auto" w:fill="auto"/>
            <w:noWrap/>
            <w:vAlign w:val="bottom"/>
            <w:hideMark/>
          </w:tcPr>
          <w:p w14:paraId="5C7CB05B"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0.108</w:t>
            </w:r>
          </w:p>
        </w:tc>
        <w:tc>
          <w:tcPr>
            <w:tcW w:w="1300" w:type="dxa"/>
            <w:tcBorders>
              <w:top w:val="nil"/>
              <w:left w:val="nil"/>
              <w:bottom w:val="nil"/>
              <w:right w:val="nil"/>
            </w:tcBorders>
            <w:shd w:val="clear" w:color="auto" w:fill="auto"/>
            <w:noWrap/>
            <w:vAlign w:val="bottom"/>
            <w:hideMark/>
          </w:tcPr>
          <w:p w14:paraId="3686701F"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3.12</w:t>
            </w:r>
          </w:p>
        </w:tc>
        <w:tc>
          <w:tcPr>
            <w:tcW w:w="940" w:type="dxa"/>
            <w:tcBorders>
              <w:top w:val="nil"/>
              <w:left w:val="nil"/>
              <w:bottom w:val="nil"/>
              <w:right w:val="single" w:sz="4" w:space="0" w:color="auto"/>
            </w:tcBorders>
            <w:shd w:val="clear" w:color="auto" w:fill="auto"/>
            <w:noWrap/>
            <w:vAlign w:val="bottom"/>
            <w:hideMark/>
          </w:tcPr>
          <w:p w14:paraId="5E881FAA"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0.00</w:t>
            </w:r>
          </w:p>
        </w:tc>
        <w:tc>
          <w:tcPr>
            <w:tcW w:w="1300" w:type="dxa"/>
            <w:tcBorders>
              <w:top w:val="nil"/>
              <w:left w:val="single" w:sz="4" w:space="0" w:color="auto"/>
              <w:bottom w:val="nil"/>
              <w:right w:val="nil"/>
            </w:tcBorders>
            <w:shd w:val="clear" w:color="auto" w:fill="auto"/>
            <w:noWrap/>
            <w:vAlign w:val="bottom"/>
            <w:hideMark/>
          </w:tcPr>
          <w:p w14:paraId="2733A4C3"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0.098</w:t>
            </w:r>
          </w:p>
        </w:tc>
        <w:tc>
          <w:tcPr>
            <w:tcW w:w="1300" w:type="dxa"/>
            <w:tcBorders>
              <w:top w:val="nil"/>
              <w:left w:val="nil"/>
              <w:bottom w:val="nil"/>
              <w:right w:val="nil"/>
            </w:tcBorders>
            <w:shd w:val="clear" w:color="auto" w:fill="auto"/>
            <w:noWrap/>
            <w:vAlign w:val="bottom"/>
            <w:hideMark/>
          </w:tcPr>
          <w:p w14:paraId="034484D1"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2.90</w:t>
            </w:r>
          </w:p>
        </w:tc>
        <w:tc>
          <w:tcPr>
            <w:tcW w:w="869" w:type="dxa"/>
            <w:tcBorders>
              <w:top w:val="nil"/>
              <w:left w:val="nil"/>
              <w:bottom w:val="nil"/>
              <w:right w:val="nil"/>
            </w:tcBorders>
            <w:shd w:val="clear" w:color="auto" w:fill="auto"/>
            <w:noWrap/>
            <w:vAlign w:val="bottom"/>
            <w:hideMark/>
          </w:tcPr>
          <w:p w14:paraId="76A7ED56"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0.00</w:t>
            </w:r>
          </w:p>
        </w:tc>
      </w:tr>
      <w:tr w:rsidR="006D373A" w:rsidRPr="006D373A" w14:paraId="047BCA91" w14:textId="77777777" w:rsidTr="00F0214C">
        <w:trPr>
          <w:trHeight w:val="300"/>
        </w:trPr>
        <w:tc>
          <w:tcPr>
            <w:tcW w:w="1820" w:type="dxa"/>
            <w:tcBorders>
              <w:top w:val="nil"/>
              <w:left w:val="nil"/>
              <w:bottom w:val="nil"/>
              <w:right w:val="nil"/>
            </w:tcBorders>
            <w:shd w:val="clear" w:color="auto" w:fill="auto"/>
            <w:noWrap/>
            <w:vAlign w:val="bottom"/>
            <w:hideMark/>
          </w:tcPr>
          <w:p w14:paraId="3F68E85A" w14:textId="77777777" w:rsidR="006D373A" w:rsidRPr="006D373A" w:rsidRDefault="006D373A" w:rsidP="006D373A">
            <w:pPr>
              <w:spacing w:after="0" w:line="240" w:lineRule="auto"/>
              <w:rPr>
                <w:color w:val="000000"/>
                <w:lang w:val="en-US" w:bidi="ar-SA"/>
              </w:rPr>
            </w:pPr>
            <w:proofErr w:type="spellStart"/>
            <w:r w:rsidRPr="006D373A">
              <w:rPr>
                <w:color w:val="000000"/>
                <w:lang w:val="en-US" w:bidi="ar-SA"/>
              </w:rPr>
              <w:t>alb</w:t>
            </w:r>
            <w:proofErr w:type="spellEnd"/>
          </w:p>
        </w:tc>
        <w:tc>
          <w:tcPr>
            <w:tcW w:w="1126" w:type="dxa"/>
            <w:tcBorders>
              <w:top w:val="nil"/>
              <w:left w:val="nil"/>
              <w:bottom w:val="nil"/>
              <w:right w:val="nil"/>
            </w:tcBorders>
            <w:shd w:val="clear" w:color="auto" w:fill="auto"/>
            <w:noWrap/>
            <w:vAlign w:val="bottom"/>
            <w:hideMark/>
          </w:tcPr>
          <w:p w14:paraId="36A69A44"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-0.270</w:t>
            </w:r>
          </w:p>
        </w:tc>
        <w:tc>
          <w:tcPr>
            <w:tcW w:w="1300" w:type="dxa"/>
            <w:tcBorders>
              <w:top w:val="nil"/>
              <w:left w:val="nil"/>
              <w:bottom w:val="nil"/>
              <w:right w:val="nil"/>
            </w:tcBorders>
            <w:shd w:val="clear" w:color="auto" w:fill="auto"/>
            <w:noWrap/>
            <w:vAlign w:val="bottom"/>
            <w:hideMark/>
          </w:tcPr>
          <w:p w14:paraId="3078E6D0"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-4.24</w:t>
            </w:r>
          </w:p>
        </w:tc>
        <w:tc>
          <w:tcPr>
            <w:tcW w:w="940" w:type="dxa"/>
            <w:tcBorders>
              <w:top w:val="nil"/>
              <w:left w:val="nil"/>
              <w:bottom w:val="nil"/>
              <w:right w:val="single" w:sz="4" w:space="0" w:color="auto"/>
            </w:tcBorders>
            <w:shd w:val="clear" w:color="auto" w:fill="auto"/>
            <w:noWrap/>
            <w:vAlign w:val="bottom"/>
            <w:hideMark/>
          </w:tcPr>
          <w:p w14:paraId="293B97AD"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0.00</w:t>
            </w:r>
          </w:p>
        </w:tc>
        <w:tc>
          <w:tcPr>
            <w:tcW w:w="1300" w:type="dxa"/>
            <w:tcBorders>
              <w:top w:val="nil"/>
              <w:left w:val="single" w:sz="4" w:space="0" w:color="auto"/>
              <w:bottom w:val="nil"/>
              <w:right w:val="nil"/>
            </w:tcBorders>
            <w:shd w:val="clear" w:color="auto" w:fill="auto"/>
            <w:noWrap/>
            <w:vAlign w:val="bottom"/>
            <w:hideMark/>
          </w:tcPr>
          <w:p w14:paraId="6E3680B7"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-0.289</w:t>
            </w:r>
          </w:p>
        </w:tc>
        <w:tc>
          <w:tcPr>
            <w:tcW w:w="1300" w:type="dxa"/>
            <w:tcBorders>
              <w:top w:val="nil"/>
              <w:left w:val="nil"/>
              <w:bottom w:val="nil"/>
              <w:right w:val="nil"/>
            </w:tcBorders>
            <w:shd w:val="clear" w:color="auto" w:fill="auto"/>
            <w:noWrap/>
            <w:vAlign w:val="bottom"/>
            <w:hideMark/>
          </w:tcPr>
          <w:p w14:paraId="3BF4E783"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-4.67</w:t>
            </w:r>
          </w:p>
        </w:tc>
        <w:tc>
          <w:tcPr>
            <w:tcW w:w="869" w:type="dxa"/>
            <w:tcBorders>
              <w:top w:val="nil"/>
              <w:left w:val="nil"/>
              <w:bottom w:val="nil"/>
              <w:right w:val="nil"/>
            </w:tcBorders>
            <w:shd w:val="clear" w:color="auto" w:fill="auto"/>
            <w:noWrap/>
            <w:vAlign w:val="bottom"/>
            <w:hideMark/>
          </w:tcPr>
          <w:p w14:paraId="3D627052"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0.00</w:t>
            </w:r>
          </w:p>
        </w:tc>
      </w:tr>
      <w:tr w:rsidR="006D373A" w:rsidRPr="006D373A" w14:paraId="488B1724" w14:textId="77777777" w:rsidTr="00F0214C">
        <w:trPr>
          <w:trHeight w:val="300"/>
        </w:trPr>
        <w:tc>
          <w:tcPr>
            <w:tcW w:w="1820" w:type="dxa"/>
            <w:tcBorders>
              <w:top w:val="nil"/>
              <w:left w:val="nil"/>
              <w:bottom w:val="nil"/>
              <w:right w:val="nil"/>
            </w:tcBorders>
            <w:shd w:val="clear" w:color="auto" w:fill="auto"/>
            <w:noWrap/>
            <w:vAlign w:val="bottom"/>
            <w:hideMark/>
          </w:tcPr>
          <w:p w14:paraId="1C16C8D0" w14:textId="3E922736" w:rsidR="006D373A" w:rsidRPr="006D373A" w:rsidRDefault="006D373A" w:rsidP="006D373A">
            <w:pPr>
              <w:spacing w:after="0" w:line="240" w:lineRule="auto"/>
              <w:rPr>
                <w:color w:val="000000"/>
                <w:lang w:val="en-US" w:bidi="ar-SA"/>
              </w:rPr>
            </w:pPr>
            <w:r w:rsidRPr="006D373A">
              <w:rPr>
                <w:color w:val="000000"/>
                <w:lang w:val="en-US" w:bidi="ar-SA"/>
              </w:rPr>
              <w:t>age</w:t>
            </w:r>
            <w:r w:rsidR="00113121">
              <w:rPr>
                <w:color w:val="000000"/>
                <w:lang w:val="en-US" w:bidi="ar-SA"/>
              </w:rPr>
              <w:t>*</w:t>
            </w:r>
          </w:p>
        </w:tc>
        <w:tc>
          <w:tcPr>
            <w:tcW w:w="1126" w:type="dxa"/>
            <w:tcBorders>
              <w:top w:val="nil"/>
              <w:left w:val="nil"/>
              <w:bottom w:val="nil"/>
              <w:right w:val="nil"/>
            </w:tcBorders>
            <w:shd w:val="clear" w:color="auto" w:fill="auto"/>
            <w:noWrap/>
            <w:vAlign w:val="bottom"/>
            <w:hideMark/>
          </w:tcPr>
          <w:p w14:paraId="31228684"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-0.005</w:t>
            </w:r>
          </w:p>
        </w:tc>
        <w:tc>
          <w:tcPr>
            <w:tcW w:w="1300" w:type="dxa"/>
            <w:tcBorders>
              <w:top w:val="nil"/>
              <w:left w:val="nil"/>
              <w:bottom w:val="nil"/>
              <w:right w:val="nil"/>
            </w:tcBorders>
            <w:shd w:val="clear" w:color="auto" w:fill="auto"/>
            <w:noWrap/>
            <w:vAlign w:val="bottom"/>
            <w:hideMark/>
          </w:tcPr>
          <w:p w14:paraId="148F3D37"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-1.89</w:t>
            </w:r>
          </w:p>
        </w:tc>
        <w:tc>
          <w:tcPr>
            <w:tcW w:w="940" w:type="dxa"/>
            <w:tcBorders>
              <w:top w:val="nil"/>
              <w:left w:val="nil"/>
              <w:bottom w:val="nil"/>
              <w:right w:val="single" w:sz="4" w:space="0" w:color="auto"/>
            </w:tcBorders>
            <w:shd w:val="clear" w:color="auto" w:fill="auto"/>
            <w:noWrap/>
            <w:vAlign w:val="bottom"/>
            <w:hideMark/>
          </w:tcPr>
          <w:p w14:paraId="562C107D"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0.06</w:t>
            </w:r>
          </w:p>
        </w:tc>
        <w:tc>
          <w:tcPr>
            <w:tcW w:w="1300" w:type="dxa"/>
            <w:tcBorders>
              <w:top w:val="nil"/>
              <w:left w:val="single" w:sz="4" w:space="0" w:color="auto"/>
              <w:bottom w:val="nil"/>
              <w:right w:val="nil"/>
            </w:tcBorders>
            <w:shd w:val="clear" w:color="auto" w:fill="auto"/>
            <w:noWrap/>
            <w:vAlign w:val="bottom"/>
            <w:hideMark/>
          </w:tcPr>
          <w:p w14:paraId="73817D60"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-0.005</w:t>
            </w:r>
          </w:p>
        </w:tc>
        <w:tc>
          <w:tcPr>
            <w:tcW w:w="1300" w:type="dxa"/>
            <w:tcBorders>
              <w:top w:val="nil"/>
              <w:left w:val="nil"/>
              <w:bottom w:val="nil"/>
              <w:right w:val="nil"/>
            </w:tcBorders>
            <w:shd w:val="clear" w:color="auto" w:fill="auto"/>
            <w:noWrap/>
            <w:vAlign w:val="bottom"/>
            <w:hideMark/>
          </w:tcPr>
          <w:p w14:paraId="49B3B047"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-2.03</w:t>
            </w:r>
          </w:p>
        </w:tc>
        <w:tc>
          <w:tcPr>
            <w:tcW w:w="869" w:type="dxa"/>
            <w:tcBorders>
              <w:top w:val="nil"/>
              <w:left w:val="nil"/>
              <w:bottom w:val="nil"/>
              <w:right w:val="nil"/>
            </w:tcBorders>
            <w:shd w:val="clear" w:color="auto" w:fill="auto"/>
            <w:noWrap/>
            <w:vAlign w:val="bottom"/>
            <w:hideMark/>
          </w:tcPr>
          <w:p w14:paraId="0D7E7CEC"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0.04</w:t>
            </w:r>
          </w:p>
        </w:tc>
      </w:tr>
      <w:tr w:rsidR="006D373A" w:rsidRPr="006D373A" w14:paraId="72CFFFCF" w14:textId="77777777" w:rsidTr="00F0214C">
        <w:trPr>
          <w:trHeight w:val="300"/>
        </w:trPr>
        <w:tc>
          <w:tcPr>
            <w:tcW w:w="1820" w:type="dxa"/>
            <w:tcBorders>
              <w:top w:val="nil"/>
              <w:left w:val="nil"/>
              <w:bottom w:val="nil"/>
              <w:right w:val="nil"/>
            </w:tcBorders>
            <w:shd w:val="clear" w:color="auto" w:fill="auto"/>
            <w:noWrap/>
            <w:vAlign w:val="center"/>
            <w:hideMark/>
          </w:tcPr>
          <w:p w14:paraId="1B039CC4" w14:textId="77777777" w:rsidR="006D373A" w:rsidRPr="006D373A" w:rsidRDefault="006D373A" w:rsidP="006D373A">
            <w:pPr>
              <w:spacing w:after="0" w:line="240" w:lineRule="auto"/>
              <w:rPr>
                <w:color w:val="000000"/>
                <w:lang w:val="en-US" w:bidi="ar-SA"/>
              </w:rPr>
            </w:pPr>
            <w:r w:rsidRPr="006D373A">
              <w:rPr>
                <w:color w:val="000000"/>
                <w:lang w:val="en-US" w:bidi="ar-SA"/>
              </w:rPr>
              <w:t>ARF/MOSF w/Sepsis</w:t>
            </w:r>
          </w:p>
        </w:tc>
        <w:tc>
          <w:tcPr>
            <w:tcW w:w="1126" w:type="dxa"/>
            <w:tcBorders>
              <w:top w:val="nil"/>
              <w:left w:val="nil"/>
              <w:bottom w:val="nil"/>
              <w:right w:val="nil"/>
            </w:tcBorders>
            <w:shd w:val="clear" w:color="auto" w:fill="auto"/>
            <w:noWrap/>
            <w:vAlign w:val="bottom"/>
            <w:hideMark/>
          </w:tcPr>
          <w:p w14:paraId="74A1D920" w14:textId="0E479272" w:rsidR="006D373A" w:rsidRPr="006D373A" w:rsidRDefault="00F0214C" w:rsidP="006D373A">
            <w:pPr>
              <w:spacing w:after="0" w:line="240" w:lineRule="auto"/>
              <w:jc w:val="center"/>
              <w:rPr>
                <w:color w:val="000000"/>
                <w:lang w:val="en-US" w:bidi="ar-SA"/>
              </w:rPr>
            </w:pPr>
            <w:r>
              <w:rPr>
                <w:color w:val="000000"/>
                <w:lang w:val="en-US" w:bidi="ar-SA"/>
              </w:rPr>
              <w:t>Reference</w:t>
            </w:r>
          </w:p>
        </w:tc>
        <w:tc>
          <w:tcPr>
            <w:tcW w:w="1300" w:type="dxa"/>
            <w:tcBorders>
              <w:top w:val="nil"/>
              <w:left w:val="nil"/>
              <w:bottom w:val="nil"/>
              <w:right w:val="nil"/>
            </w:tcBorders>
            <w:shd w:val="clear" w:color="auto" w:fill="auto"/>
            <w:noWrap/>
            <w:vAlign w:val="bottom"/>
            <w:hideMark/>
          </w:tcPr>
          <w:p w14:paraId="00139D3C" w14:textId="562F2EA1" w:rsidR="006D373A" w:rsidRPr="006D373A" w:rsidRDefault="00113121" w:rsidP="006D373A">
            <w:pPr>
              <w:spacing w:after="0" w:line="240" w:lineRule="auto"/>
              <w:jc w:val="center"/>
              <w:rPr>
                <w:color w:val="000000"/>
                <w:lang w:val="en-US" w:bidi="ar-SA"/>
              </w:rPr>
            </w:pPr>
            <w:r>
              <w:rPr>
                <w:color w:val="000000"/>
                <w:lang w:val="en-US" w:bidi="ar-SA"/>
              </w:rPr>
              <w:t>-</w:t>
            </w:r>
          </w:p>
        </w:tc>
        <w:tc>
          <w:tcPr>
            <w:tcW w:w="940" w:type="dxa"/>
            <w:tcBorders>
              <w:top w:val="nil"/>
              <w:left w:val="nil"/>
              <w:bottom w:val="nil"/>
              <w:right w:val="single" w:sz="4" w:space="0" w:color="auto"/>
            </w:tcBorders>
            <w:shd w:val="clear" w:color="auto" w:fill="auto"/>
            <w:noWrap/>
            <w:vAlign w:val="bottom"/>
            <w:hideMark/>
          </w:tcPr>
          <w:p w14:paraId="0B83BCF9" w14:textId="6B1CA7C8" w:rsidR="006D373A" w:rsidRPr="006D373A" w:rsidRDefault="00113121" w:rsidP="006D373A">
            <w:pPr>
              <w:spacing w:after="0" w:line="240" w:lineRule="auto"/>
              <w:jc w:val="center"/>
              <w:rPr>
                <w:color w:val="000000"/>
                <w:lang w:val="en-US" w:bidi="ar-SA"/>
              </w:rPr>
            </w:pPr>
            <w:r>
              <w:rPr>
                <w:color w:val="000000"/>
                <w:lang w:val="en-US" w:bidi="ar-SA"/>
              </w:rPr>
              <w:t>-</w:t>
            </w:r>
          </w:p>
        </w:tc>
        <w:tc>
          <w:tcPr>
            <w:tcW w:w="1300" w:type="dxa"/>
            <w:tcBorders>
              <w:top w:val="nil"/>
              <w:left w:val="single" w:sz="4" w:space="0" w:color="auto"/>
              <w:bottom w:val="nil"/>
              <w:right w:val="nil"/>
            </w:tcBorders>
            <w:shd w:val="clear" w:color="auto" w:fill="auto"/>
            <w:noWrap/>
            <w:vAlign w:val="bottom"/>
            <w:hideMark/>
          </w:tcPr>
          <w:p w14:paraId="57F55C72" w14:textId="455DA6EE" w:rsidR="006D373A" w:rsidRPr="006D373A" w:rsidRDefault="00113121" w:rsidP="006D373A">
            <w:pPr>
              <w:spacing w:after="0" w:line="240" w:lineRule="auto"/>
              <w:jc w:val="center"/>
              <w:rPr>
                <w:color w:val="000000"/>
                <w:lang w:val="en-US" w:bidi="ar-SA"/>
              </w:rPr>
            </w:pPr>
            <w:r>
              <w:rPr>
                <w:color w:val="000000"/>
                <w:lang w:val="en-US" w:bidi="ar-SA"/>
              </w:rPr>
              <w:t>-</w:t>
            </w:r>
          </w:p>
        </w:tc>
        <w:tc>
          <w:tcPr>
            <w:tcW w:w="1300" w:type="dxa"/>
            <w:tcBorders>
              <w:top w:val="nil"/>
              <w:left w:val="nil"/>
              <w:bottom w:val="nil"/>
              <w:right w:val="nil"/>
            </w:tcBorders>
            <w:shd w:val="clear" w:color="auto" w:fill="auto"/>
            <w:noWrap/>
            <w:vAlign w:val="bottom"/>
            <w:hideMark/>
          </w:tcPr>
          <w:p w14:paraId="7AE86D8D" w14:textId="34D9DB4B" w:rsidR="006D373A" w:rsidRPr="006D373A" w:rsidRDefault="00113121" w:rsidP="006D373A">
            <w:pPr>
              <w:spacing w:after="0" w:line="240" w:lineRule="auto"/>
              <w:jc w:val="center"/>
              <w:rPr>
                <w:color w:val="000000"/>
                <w:lang w:val="en-US" w:bidi="ar-SA"/>
              </w:rPr>
            </w:pPr>
            <w:r>
              <w:rPr>
                <w:color w:val="000000"/>
                <w:lang w:val="en-US" w:bidi="ar-SA"/>
              </w:rPr>
              <w:t>-</w:t>
            </w:r>
          </w:p>
        </w:tc>
        <w:tc>
          <w:tcPr>
            <w:tcW w:w="869" w:type="dxa"/>
            <w:tcBorders>
              <w:top w:val="nil"/>
              <w:left w:val="nil"/>
              <w:bottom w:val="nil"/>
              <w:right w:val="nil"/>
            </w:tcBorders>
            <w:shd w:val="clear" w:color="auto" w:fill="auto"/>
            <w:noWrap/>
            <w:vAlign w:val="bottom"/>
            <w:hideMark/>
          </w:tcPr>
          <w:p w14:paraId="41BFB6AE" w14:textId="24BE9621" w:rsidR="006D373A" w:rsidRPr="006D373A" w:rsidRDefault="00113121" w:rsidP="006D373A">
            <w:pPr>
              <w:spacing w:after="0" w:line="240" w:lineRule="auto"/>
              <w:jc w:val="center"/>
              <w:rPr>
                <w:color w:val="000000"/>
                <w:lang w:val="en-US" w:bidi="ar-SA"/>
              </w:rPr>
            </w:pPr>
            <w:r>
              <w:rPr>
                <w:color w:val="000000"/>
                <w:lang w:val="en-US" w:bidi="ar-SA"/>
              </w:rPr>
              <w:t>-</w:t>
            </w:r>
          </w:p>
        </w:tc>
      </w:tr>
      <w:tr w:rsidR="006D373A" w:rsidRPr="006D373A" w14:paraId="5D8CB8AA" w14:textId="77777777" w:rsidTr="00F0214C">
        <w:trPr>
          <w:trHeight w:val="300"/>
        </w:trPr>
        <w:tc>
          <w:tcPr>
            <w:tcW w:w="1820" w:type="dxa"/>
            <w:tcBorders>
              <w:top w:val="nil"/>
              <w:left w:val="nil"/>
              <w:bottom w:val="nil"/>
              <w:right w:val="nil"/>
            </w:tcBorders>
            <w:shd w:val="clear" w:color="auto" w:fill="auto"/>
            <w:noWrap/>
            <w:vAlign w:val="center"/>
            <w:hideMark/>
          </w:tcPr>
          <w:p w14:paraId="309596CB" w14:textId="77777777" w:rsidR="006D373A" w:rsidRPr="006D373A" w:rsidRDefault="006D373A" w:rsidP="006D373A">
            <w:pPr>
              <w:spacing w:after="0" w:line="240" w:lineRule="auto"/>
              <w:rPr>
                <w:color w:val="000000"/>
                <w:lang w:val="en-US" w:bidi="ar-SA"/>
              </w:rPr>
            </w:pPr>
            <w:r w:rsidRPr="006D373A">
              <w:rPr>
                <w:color w:val="000000"/>
                <w:lang w:val="en-US" w:bidi="ar-SA"/>
              </w:rPr>
              <w:t>CHF</w:t>
            </w:r>
          </w:p>
        </w:tc>
        <w:tc>
          <w:tcPr>
            <w:tcW w:w="1126" w:type="dxa"/>
            <w:tcBorders>
              <w:top w:val="nil"/>
              <w:left w:val="nil"/>
              <w:bottom w:val="nil"/>
              <w:right w:val="nil"/>
            </w:tcBorders>
            <w:shd w:val="clear" w:color="auto" w:fill="auto"/>
            <w:noWrap/>
            <w:vAlign w:val="bottom"/>
            <w:hideMark/>
          </w:tcPr>
          <w:p w14:paraId="75C6C77A"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-0.701</w:t>
            </w:r>
          </w:p>
        </w:tc>
        <w:tc>
          <w:tcPr>
            <w:tcW w:w="1300" w:type="dxa"/>
            <w:tcBorders>
              <w:top w:val="nil"/>
              <w:left w:val="nil"/>
              <w:bottom w:val="nil"/>
              <w:right w:val="nil"/>
            </w:tcBorders>
            <w:shd w:val="clear" w:color="auto" w:fill="auto"/>
            <w:noWrap/>
            <w:vAlign w:val="bottom"/>
            <w:hideMark/>
          </w:tcPr>
          <w:p w14:paraId="65DF9C70"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-4.01</w:t>
            </w:r>
          </w:p>
        </w:tc>
        <w:tc>
          <w:tcPr>
            <w:tcW w:w="940" w:type="dxa"/>
            <w:tcBorders>
              <w:top w:val="nil"/>
              <w:left w:val="nil"/>
              <w:bottom w:val="nil"/>
              <w:right w:val="single" w:sz="4" w:space="0" w:color="auto"/>
            </w:tcBorders>
            <w:shd w:val="clear" w:color="auto" w:fill="auto"/>
            <w:noWrap/>
            <w:vAlign w:val="bottom"/>
            <w:hideMark/>
          </w:tcPr>
          <w:p w14:paraId="4E815E1C"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0.00</w:t>
            </w:r>
          </w:p>
        </w:tc>
        <w:tc>
          <w:tcPr>
            <w:tcW w:w="1300" w:type="dxa"/>
            <w:tcBorders>
              <w:top w:val="nil"/>
              <w:left w:val="single" w:sz="4" w:space="0" w:color="auto"/>
              <w:bottom w:val="nil"/>
              <w:right w:val="nil"/>
            </w:tcBorders>
            <w:shd w:val="clear" w:color="auto" w:fill="auto"/>
            <w:noWrap/>
            <w:vAlign w:val="bottom"/>
            <w:hideMark/>
          </w:tcPr>
          <w:p w14:paraId="540447D0"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-0.685</w:t>
            </w:r>
          </w:p>
        </w:tc>
        <w:tc>
          <w:tcPr>
            <w:tcW w:w="1300" w:type="dxa"/>
            <w:tcBorders>
              <w:top w:val="nil"/>
              <w:left w:val="nil"/>
              <w:bottom w:val="nil"/>
              <w:right w:val="nil"/>
            </w:tcBorders>
            <w:shd w:val="clear" w:color="auto" w:fill="auto"/>
            <w:noWrap/>
            <w:vAlign w:val="bottom"/>
            <w:hideMark/>
          </w:tcPr>
          <w:p w14:paraId="4343E921"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-4.05</w:t>
            </w:r>
          </w:p>
        </w:tc>
        <w:tc>
          <w:tcPr>
            <w:tcW w:w="869" w:type="dxa"/>
            <w:tcBorders>
              <w:top w:val="nil"/>
              <w:left w:val="nil"/>
              <w:bottom w:val="nil"/>
              <w:right w:val="nil"/>
            </w:tcBorders>
            <w:shd w:val="clear" w:color="auto" w:fill="auto"/>
            <w:noWrap/>
            <w:vAlign w:val="bottom"/>
            <w:hideMark/>
          </w:tcPr>
          <w:p w14:paraId="1F53666A"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0.00</w:t>
            </w:r>
          </w:p>
        </w:tc>
      </w:tr>
      <w:tr w:rsidR="006D373A" w:rsidRPr="006D373A" w14:paraId="01048905" w14:textId="77777777" w:rsidTr="00F0214C">
        <w:trPr>
          <w:trHeight w:val="300"/>
        </w:trPr>
        <w:tc>
          <w:tcPr>
            <w:tcW w:w="1820" w:type="dxa"/>
            <w:tcBorders>
              <w:top w:val="nil"/>
              <w:left w:val="nil"/>
              <w:bottom w:val="nil"/>
              <w:right w:val="nil"/>
            </w:tcBorders>
            <w:shd w:val="clear" w:color="auto" w:fill="auto"/>
            <w:noWrap/>
            <w:vAlign w:val="center"/>
            <w:hideMark/>
          </w:tcPr>
          <w:p w14:paraId="7A952886" w14:textId="77777777" w:rsidR="006D373A" w:rsidRPr="006D373A" w:rsidRDefault="006D373A" w:rsidP="006D373A">
            <w:pPr>
              <w:spacing w:after="0" w:line="240" w:lineRule="auto"/>
              <w:rPr>
                <w:color w:val="000000"/>
                <w:lang w:val="en-US" w:bidi="ar-SA"/>
              </w:rPr>
            </w:pPr>
            <w:r w:rsidRPr="006D373A">
              <w:rPr>
                <w:color w:val="000000"/>
                <w:lang w:val="en-US" w:bidi="ar-SA"/>
              </w:rPr>
              <w:t>COPD</w:t>
            </w:r>
          </w:p>
        </w:tc>
        <w:tc>
          <w:tcPr>
            <w:tcW w:w="1126" w:type="dxa"/>
            <w:tcBorders>
              <w:top w:val="nil"/>
              <w:left w:val="nil"/>
              <w:bottom w:val="nil"/>
              <w:right w:val="nil"/>
            </w:tcBorders>
            <w:shd w:val="clear" w:color="auto" w:fill="auto"/>
            <w:noWrap/>
            <w:vAlign w:val="bottom"/>
            <w:hideMark/>
          </w:tcPr>
          <w:p w14:paraId="4740838E"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-0.682</w:t>
            </w:r>
          </w:p>
        </w:tc>
        <w:tc>
          <w:tcPr>
            <w:tcW w:w="1300" w:type="dxa"/>
            <w:tcBorders>
              <w:top w:val="nil"/>
              <w:left w:val="nil"/>
              <w:bottom w:val="nil"/>
              <w:right w:val="nil"/>
            </w:tcBorders>
            <w:shd w:val="clear" w:color="auto" w:fill="auto"/>
            <w:noWrap/>
            <w:vAlign w:val="bottom"/>
            <w:hideMark/>
          </w:tcPr>
          <w:p w14:paraId="1103C790"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-4.65</w:t>
            </w:r>
          </w:p>
        </w:tc>
        <w:tc>
          <w:tcPr>
            <w:tcW w:w="940" w:type="dxa"/>
            <w:tcBorders>
              <w:top w:val="nil"/>
              <w:left w:val="nil"/>
              <w:bottom w:val="nil"/>
              <w:right w:val="single" w:sz="4" w:space="0" w:color="auto"/>
            </w:tcBorders>
            <w:shd w:val="clear" w:color="auto" w:fill="auto"/>
            <w:noWrap/>
            <w:vAlign w:val="bottom"/>
            <w:hideMark/>
          </w:tcPr>
          <w:p w14:paraId="590BA525"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0.00</w:t>
            </w:r>
          </w:p>
        </w:tc>
        <w:tc>
          <w:tcPr>
            <w:tcW w:w="1300" w:type="dxa"/>
            <w:tcBorders>
              <w:top w:val="nil"/>
              <w:left w:val="single" w:sz="4" w:space="0" w:color="auto"/>
              <w:bottom w:val="nil"/>
              <w:right w:val="nil"/>
            </w:tcBorders>
            <w:shd w:val="clear" w:color="auto" w:fill="auto"/>
            <w:noWrap/>
            <w:vAlign w:val="bottom"/>
            <w:hideMark/>
          </w:tcPr>
          <w:p w14:paraId="2ECB615F"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-0.622</w:t>
            </w:r>
          </w:p>
        </w:tc>
        <w:tc>
          <w:tcPr>
            <w:tcW w:w="1300" w:type="dxa"/>
            <w:tcBorders>
              <w:top w:val="nil"/>
              <w:left w:val="nil"/>
              <w:bottom w:val="nil"/>
              <w:right w:val="nil"/>
            </w:tcBorders>
            <w:shd w:val="clear" w:color="auto" w:fill="auto"/>
            <w:noWrap/>
            <w:vAlign w:val="bottom"/>
            <w:hideMark/>
          </w:tcPr>
          <w:p w14:paraId="4B6346B0"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-4.39</w:t>
            </w:r>
          </w:p>
        </w:tc>
        <w:tc>
          <w:tcPr>
            <w:tcW w:w="869" w:type="dxa"/>
            <w:tcBorders>
              <w:top w:val="nil"/>
              <w:left w:val="nil"/>
              <w:bottom w:val="nil"/>
              <w:right w:val="nil"/>
            </w:tcBorders>
            <w:shd w:val="clear" w:color="auto" w:fill="auto"/>
            <w:noWrap/>
            <w:vAlign w:val="bottom"/>
            <w:hideMark/>
          </w:tcPr>
          <w:p w14:paraId="3A9BAB39"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0.00</w:t>
            </w:r>
          </w:p>
        </w:tc>
      </w:tr>
      <w:tr w:rsidR="006D373A" w:rsidRPr="006D373A" w14:paraId="731D28D4" w14:textId="77777777" w:rsidTr="00F0214C">
        <w:trPr>
          <w:trHeight w:val="300"/>
        </w:trPr>
        <w:tc>
          <w:tcPr>
            <w:tcW w:w="1820" w:type="dxa"/>
            <w:tcBorders>
              <w:top w:val="nil"/>
              <w:left w:val="nil"/>
              <w:bottom w:val="nil"/>
              <w:right w:val="nil"/>
            </w:tcBorders>
            <w:shd w:val="clear" w:color="auto" w:fill="auto"/>
            <w:noWrap/>
            <w:vAlign w:val="center"/>
            <w:hideMark/>
          </w:tcPr>
          <w:p w14:paraId="26093A18" w14:textId="77777777" w:rsidR="006D373A" w:rsidRPr="006D373A" w:rsidRDefault="006D373A" w:rsidP="006D373A">
            <w:pPr>
              <w:spacing w:after="0" w:line="240" w:lineRule="auto"/>
              <w:rPr>
                <w:color w:val="000000"/>
                <w:lang w:val="en-US" w:bidi="ar-SA"/>
              </w:rPr>
            </w:pPr>
            <w:r w:rsidRPr="006D373A">
              <w:rPr>
                <w:color w:val="000000"/>
                <w:lang w:val="en-US" w:bidi="ar-SA"/>
              </w:rPr>
              <w:t>Cirrhosis</w:t>
            </w:r>
          </w:p>
        </w:tc>
        <w:tc>
          <w:tcPr>
            <w:tcW w:w="1126" w:type="dxa"/>
            <w:tcBorders>
              <w:top w:val="nil"/>
              <w:left w:val="nil"/>
              <w:bottom w:val="nil"/>
              <w:right w:val="nil"/>
            </w:tcBorders>
            <w:shd w:val="clear" w:color="auto" w:fill="auto"/>
            <w:noWrap/>
            <w:vAlign w:val="bottom"/>
            <w:hideMark/>
          </w:tcPr>
          <w:p w14:paraId="4B0663D1"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-0.240</w:t>
            </w:r>
          </w:p>
        </w:tc>
        <w:tc>
          <w:tcPr>
            <w:tcW w:w="1300" w:type="dxa"/>
            <w:tcBorders>
              <w:top w:val="nil"/>
              <w:left w:val="nil"/>
              <w:bottom w:val="nil"/>
              <w:right w:val="nil"/>
            </w:tcBorders>
            <w:shd w:val="clear" w:color="auto" w:fill="auto"/>
            <w:noWrap/>
            <w:vAlign w:val="bottom"/>
            <w:hideMark/>
          </w:tcPr>
          <w:p w14:paraId="4F3017A3"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-1.24</w:t>
            </w:r>
          </w:p>
        </w:tc>
        <w:tc>
          <w:tcPr>
            <w:tcW w:w="940" w:type="dxa"/>
            <w:tcBorders>
              <w:top w:val="nil"/>
              <w:left w:val="nil"/>
              <w:bottom w:val="nil"/>
              <w:right w:val="single" w:sz="4" w:space="0" w:color="auto"/>
            </w:tcBorders>
            <w:shd w:val="clear" w:color="auto" w:fill="auto"/>
            <w:noWrap/>
            <w:vAlign w:val="bottom"/>
            <w:hideMark/>
          </w:tcPr>
          <w:p w14:paraId="0307AE1F"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0.22</w:t>
            </w:r>
          </w:p>
        </w:tc>
        <w:tc>
          <w:tcPr>
            <w:tcW w:w="1300" w:type="dxa"/>
            <w:tcBorders>
              <w:top w:val="nil"/>
              <w:left w:val="single" w:sz="4" w:space="0" w:color="auto"/>
              <w:bottom w:val="nil"/>
              <w:right w:val="nil"/>
            </w:tcBorders>
            <w:shd w:val="clear" w:color="auto" w:fill="auto"/>
            <w:noWrap/>
            <w:vAlign w:val="bottom"/>
            <w:hideMark/>
          </w:tcPr>
          <w:p w14:paraId="58AF8FEF"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-0.282</w:t>
            </w:r>
          </w:p>
        </w:tc>
        <w:tc>
          <w:tcPr>
            <w:tcW w:w="1300" w:type="dxa"/>
            <w:tcBorders>
              <w:top w:val="nil"/>
              <w:left w:val="nil"/>
              <w:bottom w:val="nil"/>
              <w:right w:val="nil"/>
            </w:tcBorders>
            <w:shd w:val="clear" w:color="auto" w:fill="auto"/>
            <w:noWrap/>
            <w:vAlign w:val="bottom"/>
            <w:hideMark/>
          </w:tcPr>
          <w:p w14:paraId="6231B843"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-1.50</w:t>
            </w:r>
          </w:p>
        </w:tc>
        <w:tc>
          <w:tcPr>
            <w:tcW w:w="869" w:type="dxa"/>
            <w:tcBorders>
              <w:top w:val="nil"/>
              <w:left w:val="nil"/>
              <w:bottom w:val="nil"/>
              <w:right w:val="nil"/>
            </w:tcBorders>
            <w:shd w:val="clear" w:color="auto" w:fill="auto"/>
            <w:noWrap/>
            <w:vAlign w:val="bottom"/>
            <w:hideMark/>
          </w:tcPr>
          <w:p w14:paraId="2876DD86"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0.13</w:t>
            </w:r>
          </w:p>
        </w:tc>
      </w:tr>
      <w:tr w:rsidR="006D373A" w:rsidRPr="006D373A" w14:paraId="318C56E0" w14:textId="77777777" w:rsidTr="00F0214C">
        <w:trPr>
          <w:trHeight w:val="300"/>
        </w:trPr>
        <w:tc>
          <w:tcPr>
            <w:tcW w:w="1820" w:type="dxa"/>
            <w:tcBorders>
              <w:top w:val="nil"/>
              <w:left w:val="nil"/>
              <w:bottom w:val="nil"/>
              <w:right w:val="nil"/>
            </w:tcBorders>
            <w:shd w:val="clear" w:color="auto" w:fill="auto"/>
            <w:noWrap/>
            <w:vAlign w:val="center"/>
            <w:hideMark/>
          </w:tcPr>
          <w:p w14:paraId="40B45456" w14:textId="77777777" w:rsidR="006D373A" w:rsidRPr="006D373A" w:rsidRDefault="006D373A" w:rsidP="006D373A">
            <w:pPr>
              <w:spacing w:after="0" w:line="240" w:lineRule="auto"/>
              <w:rPr>
                <w:color w:val="000000"/>
                <w:lang w:val="en-US" w:bidi="ar-SA"/>
              </w:rPr>
            </w:pPr>
            <w:r w:rsidRPr="006D373A">
              <w:rPr>
                <w:color w:val="000000"/>
                <w:lang w:val="en-US" w:bidi="ar-SA"/>
              </w:rPr>
              <w:t>Colon Cancer</w:t>
            </w:r>
          </w:p>
        </w:tc>
        <w:tc>
          <w:tcPr>
            <w:tcW w:w="1126" w:type="dxa"/>
            <w:tcBorders>
              <w:top w:val="nil"/>
              <w:left w:val="nil"/>
              <w:bottom w:val="nil"/>
              <w:right w:val="nil"/>
            </w:tcBorders>
            <w:shd w:val="clear" w:color="auto" w:fill="auto"/>
            <w:noWrap/>
            <w:vAlign w:val="bottom"/>
            <w:hideMark/>
          </w:tcPr>
          <w:p w14:paraId="611442E1"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-1.230</w:t>
            </w:r>
          </w:p>
        </w:tc>
        <w:tc>
          <w:tcPr>
            <w:tcW w:w="1300" w:type="dxa"/>
            <w:tcBorders>
              <w:top w:val="nil"/>
              <w:left w:val="nil"/>
              <w:bottom w:val="nil"/>
              <w:right w:val="nil"/>
            </w:tcBorders>
            <w:shd w:val="clear" w:color="auto" w:fill="auto"/>
            <w:noWrap/>
            <w:vAlign w:val="bottom"/>
            <w:hideMark/>
          </w:tcPr>
          <w:p w14:paraId="61569132"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-2.51</w:t>
            </w:r>
          </w:p>
        </w:tc>
        <w:tc>
          <w:tcPr>
            <w:tcW w:w="940" w:type="dxa"/>
            <w:tcBorders>
              <w:top w:val="nil"/>
              <w:left w:val="nil"/>
              <w:bottom w:val="nil"/>
              <w:right w:val="single" w:sz="4" w:space="0" w:color="auto"/>
            </w:tcBorders>
            <w:shd w:val="clear" w:color="auto" w:fill="auto"/>
            <w:noWrap/>
            <w:vAlign w:val="bottom"/>
            <w:hideMark/>
          </w:tcPr>
          <w:p w14:paraId="510D14BD"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0.01</w:t>
            </w:r>
          </w:p>
        </w:tc>
        <w:tc>
          <w:tcPr>
            <w:tcW w:w="1300" w:type="dxa"/>
            <w:tcBorders>
              <w:top w:val="nil"/>
              <w:left w:val="single" w:sz="4" w:space="0" w:color="auto"/>
              <w:bottom w:val="nil"/>
              <w:right w:val="nil"/>
            </w:tcBorders>
            <w:shd w:val="clear" w:color="auto" w:fill="auto"/>
            <w:noWrap/>
            <w:vAlign w:val="bottom"/>
            <w:hideMark/>
          </w:tcPr>
          <w:p w14:paraId="7DE16DE0" w14:textId="7CFC7AF8" w:rsidR="006D373A" w:rsidRPr="006D373A" w:rsidRDefault="00113121" w:rsidP="006D373A">
            <w:pPr>
              <w:spacing w:after="0" w:line="240" w:lineRule="auto"/>
              <w:jc w:val="center"/>
              <w:rPr>
                <w:color w:val="000000"/>
                <w:lang w:val="en-US" w:bidi="ar-SA"/>
              </w:rPr>
            </w:pPr>
            <w:r>
              <w:rPr>
                <w:color w:val="000000"/>
                <w:lang w:val="en-US" w:bidi="ar-SA"/>
              </w:rPr>
              <w:t>Omitted</w:t>
            </w:r>
          </w:p>
        </w:tc>
        <w:tc>
          <w:tcPr>
            <w:tcW w:w="1300" w:type="dxa"/>
            <w:tcBorders>
              <w:top w:val="nil"/>
              <w:left w:val="nil"/>
              <w:bottom w:val="nil"/>
              <w:right w:val="nil"/>
            </w:tcBorders>
            <w:shd w:val="clear" w:color="auto" w:fill="auto"/>
            <w:noWrap/>
            <w:vAlign w:val="bottom"/>
            <w:hideMark/>
          </w:tcPr>
          <w:p w14:paraId="4C4114B3" w14:textId="7D0675EC" w:rsidR="006D373A" w:rsidRPr="006D373A" w:rsidRDefault="00113121" w:rsidP="006D373A">
            <w:pPr>
              <w:spacing w:after="0" w:line="240" w:lineRule="auto"/>
              <w:jc w:val="center"/>
              <w:rPr>
                <w:color w:val="000000"/>
                <w:lang w:val="en-US" w:bidi="ar-SA"/>
              </w:rPr>
            </w:pPr>
            <w:r>
              <w:rPr>
                <w:color w:val="000000"/>
                <w:lang w:val="en-US" w:bidi="ar-SA"/>
              </w:rPr>
              <w:t>-</w:t>
            </w:r>
          </w:p>
        </w:tc>
        <w:tc>
          <w:tcPr>
            <w:tcW w:w="869" w:type="dxa"/>
            <w:tcBorders>
              <w:top w:val="nil"/>
              <w:left w:val="nil"/>
              <w:bottom w:val="nil"/>
              <w:right w:val="nil"/>
            </w:tcBorders>
            <w:shd w:val="clear" w:color="auto" w:fill="auto"/>
            <w:noWrap/>
            <w:vAlign w:val="bottom"/>
            <w:hideMark/>
          </w:tcPr>
          <w:p w14:paraId="77C3E746" w14:textId="7BE6EC6C" w:rsidR="006D373A" w:rsidRPr="006D373A" w:rsidRDefault="00113121" w:rsidP="006D373A">
            <w:pPr>
              <w:spacing w:after="0" w:line="240" w:lineRule="auto"/>
              <w:jc w:val="center"/>
              <w:rPr>
                <w:color w:val="000000"/>
                <w:lang w:val="en-US" w:bidi="ar-SA"/>
              </w:rPr>
            </w:pPr>
            <w:r>
              <w:rPr>
                <w:color w:val="000000"/>
                <w:lang w:val="en-US" w:bidi="ar-SA"/>
              </w:rPr>
              <w:t>-</w:t>
            </w:r>
          </w:p>
        </w:tc>
      </w:tr>
      <w:tr w:rsidR="006D373A" w:rsidRPr="006D373A" w14:paraId="26DE63E2" w14:textId="77777777" w:rsidTr="00F0214C">
        <w:trPr>
          <w:trHeight w:val="300"/>
        </w:trPr>
        <w:tc>
          <w:tcPr>
            <w:tcW w:w="1820" w:type="dxa"/>
            <w:tcBorders>
              <w:top w:val="nil"/>
              <w:left w:val="nil"/>
              <w:bottom w:val="nil"/>
              <w:right w:val="nil"/>
            </w:tcBorders>
            <w:shd w:val="clear" w:color="auto" w:fill="auto"/>
            <w:noWrap/>
            <w:vAlign w:val="center"/>
            <w:hideMark/>
          </w:tcPr>
          <w:p w14:paraId="6FED9F52" w14:textId="77777777" w:rsidR="006D373A" w:rsidRPr="006D373A" w:rsidRDefault="006D373A" w:rsidP="006D373A">
            <w:pPr>
              <w:spacing w:after="0" w:line="240" w:lineRule="auto"/>
              <w:rPr>
                <w:color w:val="000000"/>
                <w:lang w:val="en-US" w:bidi="ar-SA"/>
              </w:rPr>
            </w:pPr>
            <w:r w:rsidRPr="006D373A">
              <w:rPr>
                <w:color w:val="000000"/>
                <w:lang w:val="en-US" w:bidi="ar-SA"/>
              </w:rPr>
              <w:t>Coma</w:t>
            </w:r>
          </w:p>
        </w:tc>
        <w:tc>
          <w:tcPr>
            <w:tcW w:w="1126" w:type="dxa"/>
            <w:tcBorders>
              <w:top w:val="nil"/>
              <w:left w:val="nil"/>
              <w:bottom w:val="nil"/>
              <w:right w:val="nil"/>
            </w:tcBorders>
            <w:shd w:val="clear" w:color="auto" w:fill="auto"/>
            <w:noWrap/>
            <w:vAlign w:val="bottom"/>
            <w:hideMark/>
          </w:tcPr>
          <w:p w14:paraId="0A0605BA"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-0.481</w:t>
            </w:r>
          </w:p>
        </w:tc>
        <w:tc>
          <w:tcPr>
            <w:tcW w:w="1300" w:type="dxa"/>
            <w:tcBorders>
              <w:top w:val="nil"/>
              <w:left w:val="nil"/>
              <w:bottom w:val="nil"/>
              <w:right w:val="nil"/>
            </w:tcBorders>
            <w:shd w:val="clear" w:color="auto" w:fill="auto"/>
            <w:noWrap/>
            <w:vAlign w:val="bottom"/>
            <w:hideMark/>
          </w:tcPr>
          <w:p w14:paraId="24166AA4"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-2.14</w:t>
            </w:r>
          </w:p>
        </w:tc>
        <w:tc>
          <w:tcPr>
            <w:tcW w:w="940" w:type="dxa"/>
            <w:tcBorders>
              <w:top w:val="nil"/>
              <w:left w:val="nil"/>
              <w:bottom w:val="nil"/>
              <w:right w:val="single" w:sz="4" w:space="0" w:color="auto"/>
            </w:tcBorders>
            <w:shd w:val="clear" w:color="auto" w:fill="auto"/>
            <w:noWrap/>
            <w:vAlign w:val="bottom"/>
            <w:hideMark/>
          </w:tcPr>
          <w:p w14:paraId="0B05E6A7"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0.03</w:t>
            </w:r>
          </w:p>
        </w:tc>
        <w:tc>
          <w:tcPr>
            <w:tcW w:w="1300" w:type="dxa"/>
            <w:tcBorders>
              <w:top w:val="nil"/>
              <w:left w:val="single" w:sz="4" w:space="0" w:color="auto"/>
              <w:bottom w:val="nil"/>
              <w:right w:val="nil"/>
            </w:tcBorders>
            <w:shd w:val="clear" w:color="auto" w:fill="auto"/>
            <w:noWrap/>
            <w:vAlign w:val="bottom"/>
            <w:hideMark/>
          </w:tcPr>
          <w:p w14:paraId="7C6E5CAC"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-0.323</w:t>
            </w:r>
          </w:p>
        </w:tc>
        <w:tc>
          <w:tcPr>
            <w:tcW w:w="1300" w:type="dxa"/>
            <w:tcBorders>
              <w:top w:val="nil"/>
              <w:left w:val="nil"/>
              <w:bottom w:val="nil"/>
              <w:right w:val="nil"/>
            </w:tcBorders>
            <w:shd w:val="clear" w:color="auto" w:fill="auto"/>
            <w:noWrap/>
            <w:vAlign w:val="bottom"/>
            <w:hideMark/>
          </w:tcPr>
          <w:p w14:paraId="30E621AE"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-1.44</w:t>
            </w:r>
          </w:p>
        </w:tc>
        <w:tc>
          <w:tcPr>
            <w:tcW w:w="869" w:type="dxa"/>
            <w:tcBorders>
              <w:top w:val="nil"/>
              <w:left w:val="nil"/>
              <w:bottom w:val="nil"/>
              <w:right w:val="nil"/>
            </w:tcBorders>
            <w:shd w:val="clear" w:color="auto" w:fill="auto"/>
            <w:noWrap/>
            <w:vAlign w:val="bottom"/>
            <w:hideMark/>
          </w:tcPr>
          <w:p w14:paraId="07A6D8F8"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0.15</w:t>
            </w:r>
          </w:p>
        </w:tc>
      </w:tr>
      <w:tr w:rsidR="006D373A" w:rsidRPr="006D373A" w14:paraId="7650E3C7" w14:textId="77777777" w:rsidTr="00F0214C">
        <w:trPr>
          <w:trHeight w:val="300"/>
        </w:trPr>
        <w:tc>
          <w:tcPr>
            <w:tcW w:w="1820" w:type="dxa"/>
            <w:tcBorders>
              <w:top w:val="nil"/>
              <w:left w:val="nil"/>
              <w:bottom w:val="nil"/>
              <w:right w:val="nil"/>
            </w:tcBorders>
            <w:shd w:val="clear" w:color="auto" w:fill="auto"/>
            <w:noWrap/>
            <w:vAlign w:val="center"/>
            <w:hideMark/>
          </w:tcPr>
          <w:p w14:paraId="3CAA9B03" w14:textId="77777777" w:rsidR="006D373A" w:rsidRPr="006D373A" w:rsidRDefault="006D373A" w:rsidP="006D373A">
            <w:pPr>
              <w:spacing w:after="0" w:line="240" w:lineRule="auto"/>
              <w:rPr>
                <w:color w:val="000000"/>
                <w:lang w:val="en-US" w:bidi="ar-SA"/>
              </w:rPr>
            </w:pPr>
            <w:r w:rsidRPr="006D373A">
              <w:rPr>
                <w:color w:val="000000"/>
                <w:lang w:val="en-US" w:bidi="ar-SA"/>
              </w:rPr>
              <w:t>Lung Cancer</w:t>
            </w:r>
          </w:p>
        </w:tc>
        <w:tc>
          <w:tcPr>
            <w:tcW w:w="1126" w:type="dxa"/>
            <w:tcBorders>
              <w:top w:val="nil"/>
              <w:left w:val="nil"/>
              <w:bottom w:val="nil"/>
              <w:right w:val="nil"/>
            </w:tcBorders>
            <w:shd w:val="clear" w:color="auto" w:fill="auto"/>
            <w:noWrap/>
            <w:vAlign w:val="bottom"/>
            <w:hideMark/>
          </w:tcPr>
          <w:p w14:paraId="7809879F"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-0.786</w:t>
            </w:r>
          </w:p>
        </w:tc>
        <w:tc>
          <w:tcPr>
            <w:tcW w:w="1300" w:type="dxa"/>
            <w:tcBorders>
              <w:top w:val="nil"/>
              <w:left w:val="nil"/>
              <w:bottom w:val="nil"/>
              <w:right w:val="nil"/>
            </w:tcBorders>
            <w:shd w:val="clear" w:color="auto" w:fill="auto"/>
            <w:noWrap/>
            <w:vAlign w:val="bottom"/>
            <w:hideMark/>
          </w:tcPr>
          <w:p w14:paraId="20A4CE2F"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-3.40</w:t>
            </w:r>
          </w:p>
        </w:tc>
        <w:tc>
          <w:tcPr>
            <w:tcW w:w="940" w:type="dxa"/>
            <w:tcBorders>
              <w:top w:val="nil"/>
              <w:left w:val="nil"/>
              <w:bottom w:val="nil"/>
              <w:right w:val="single" w:sz="4" w:space="0" w:color="auto"/>
            </w:tcBorders>
            <w:shd w:val="clear" w:color="auto" w:fill="auto"/>
            <w:noWrap/>
            <w:vAlign w:val="bottom"/>
            <w:hideMark/>
          </w:tcPr>
          <w:p w14:paraId="6D869872"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0.00</w:t>
            </w:r>
          </w:p>
        </w:tc>
        <w:tc>
          <w:tcPr>
            <w:tcW w:w="1300" w:type="dxa"/>
            <w:tcBorders>
              <w:top w:val="nil"/>
              <w:left w:val="single" w:sz="4" w:space="0" w:color="auto"/>
              <w:bottom w:val="nil"/>
              <w:right w:val="nil"/>
            </w:tcBorders>
            <w:shd w:val="clear" w:color="auto" w:fill="auto"/>
            <w:noWrap/>
            <w:vAlign w:val="bottom"/>
            <w:hideMark/>
          </w:tcPr>
          <w:p w14:paraId="5F93302B"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-0.719</w:t>
            </w:r>
          </w:p>
        </w:tc>
        <w:tc>
          <w:tcPr>
            <w:tcW w:w="1300" w:type="dxa"/>
            <w:tcBorders>
              <w:top w:val="nil"/>
              <w:left w:val="nil"/>
              <w:bottom w:val="nil"/>
              <w:right w:val="nil"/>
            </w:tcBorders>
            <w:shd w:val="clear" w:color="auto" w:fill="auto"/>
            <w:noWrap/>
            <w:vAlign w:val="bottom"/>
            <w:hideMark/>
          </w:tcPr>
          <w:p w14:paraId="2CABCB0C"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-3.15</w:t>
            </w:r>
          </w:p>
        </w:tc>
        <w:tc>
          <w:tcPr>
            <w:tcW w:w="869" w:type="dxa"/>
            <w:tcBorders>
              <w:top w:val="nil"/>
              <w:left w:val="nil"/>
              <w:bottom w:val="nil"/>
              <w:right w:val="nil"/>
            </w:tcBorders>
            <w:shd w:val="clear" w:color="auto" w:fill="auto"/>
            <w:noWrap/>
            <w:vAlign w:val="bottom"/>
            <w:hideMark/>
          </w:tcPr>
          <w:p w14:paraId="559954A3"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0.00</w:t>
            </w:r>
          </w:p>
        </w:tc>
      </w:tr>
      <w:tr w:rsidR="006D373A" w:rsidRPr="006D373A" w14:paraId="33CC8183" w14:textId="77777777" w:rsidTr="00F0214C">
        <w:trPr>
          <w:trHeight w:val="300"/>
        </w:trPr>
        <w:tc>
          <w:tcPr>
            <w:tcW w:w="1820" w:type="dxa"/>
            <w:tcBorders>
              <w:top w:val="nil"/>
              <w:left w:val="nil"/>
              <w:bottom w:val="nil"/>
              <w:right w:val="nil"/>
            </w:tcBorders>
            <w:shd w:val="clear" w:color="auto" w:fill="auto"/>
            <w:noWrap/>
            <w:vAlign w:val="center"/>
            <w:hideMark/>
          </w:tcPr>
          <w:p w14:paraId="183F3F15" w14:textId="77777777" w:rsidR="006D373A" w:rsidRPr="006D373A" w:rsidRDefault="006D373A" w:rsidP="006D373A">
            <w:pPr>
              <w:spacing w:after="0" w:line="240" w:lineRule="auto"/>
              <w:rPr>
                <w:color w:val="000000"/>
                <w:lang w:val="en-US" w:bidi="ar-SA"/>
              </w:rPr>
            </w:pPr>
            <w:r w:rsidRPr="006D373A">
              <w:rPr>
                <w:color w:val="000000"/>
                <w:lang w:val="en-US" w:bidi="ar-SA"/>
              </w:rPr>
              <w:t>MOST w/</w:t>
            </w:r>
            <w:proofErr w:type="spellStart"/>
            <w:r w:rsidRPr="006D373A">
              <w:rPr>
                <w:color w:val="000000"/>
                <w:lang w:val="en-US" w:bidi="ar-SA"/>
              </w:rPr>
              <w:t>Malig</w:t>
            </w:r>
            <w:proofErr w:type="spellEnd"/>
          </w:p>
        </w:tc>
        <w:tc>
          <w:tcPr>
            <w:tcW w:w="1126" w:type="dxa"/>
            <w:tcBorders>
              <w:top w:val="nil"/>
              <w:left w:val="nil"/>
              <w:bottom w:val="nil"/>
              <w:right w:val="nil"/>
            </w:tcBorders>
            <w:shd w:val="clear" w:color="auto" w:fill="auto"/>
            <w:noWrap/>
            <w:vAlign w:val="bottom"/>
            <w:hideMark/>
          </w:tcPr>
          <w:p w14:paraId="4D63D0C9"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-0.140</w:t>
            </w:r>
          </w:p>
        </w:tc>
        <w:tc>
          <w:tcPr>
            <w:tcW w:w="1300" w:type="dxa"/>
            <w:tcBorders>
              <w:top w:val="nil"/>
              <w:left w:val="nil"/>
              <w:bottom w:val="nil"/>
              <w:right w:val="nil"/>
            </w:tcBorders>
            <w:shd w:val="clear" w:color="auto" w:fill="auto"/>
            <w:noWrap/>
            <w:vAlign w:val="bottom"/>
            <w:hideMark/>
          </w:tcPr>
          <w:p w14:paraId="094D85CA"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-0.98</w:t>
            </w:r>
          </w:p>
        </w:tc>
        <w:tc>
          <w:tcPr>
            <w:tcW w:w="940" w:type="dxa"/>
            <w:tcBorders>
              <w:top w:val="nil"/>
              <w:left w:val="nil"/>
              <w:bottom w:val="nil"/>
              <w:right w:val="single" w:sz="4" w:space="0" w:color="auto"/>
            </w:tcBorders>
            <w:shd w:val="clear" w:color="auto" w:fill="auto"/>
            <w:noWrap/>
            <w:vAlign w:val="bottom"/>
            <w:hideMark/>
          </w:tcPr>
          <w:p w14:paraId="7E1256E5"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0.33</w:t>
            </w:r>
          </w:p>
        </w:tc>
        <w:tc>
          <w:tcPr>
            <w:tcW w:w="1300" w:type="dxa"/>
            <w:tcBorders>
              <w:top w:val="nil"/>
              <w:left w:val="single" w:sz="4" w:space="0" w:color="auto"/>
              <w:bottom w:val="nil"/>
              <w:right w:val="nil"/>
            </w:tcBorders>
            <w:shd w:val="clear" w:color="auto" w:fill="auto"/>
            <w:noWrap/>
            <w:vAlign w:val="bottom"/>
            <w:hideMark/>
          </w:tcPr>
          <w:p w14:paraId="209C7818"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-0.111</w:t>
            </w:r>
          </w:p>
        </w:tc>
        <w:tc>
          <w:tcPr>
            <w:tcW w:w="1300" w:type="dxa"/>
            <w:tcBorders>
              <w:top w:val="nil"/>
              <w:left w:val="nil"/>
              <w:bottom w:val="nil"/>
              <w:right w:val="nil"/>
            </w:tcBorders>
            <w:shd w:val="clear" w:color="auto" w:fill="auto"/>
            <w:noWrap/>
            <w:vAlign w:val="bottom"/>
            <w:hideMark/>
          </w:tcPr>
          <w:p w14:paraId="2DB7EF96"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-0.81</w:t>
            </w:r>
          </w:p>
        </w:tc>
        <w:tc>
          <w:tcPr>
            <w:tcW w:w="869" w:type="dxa"/>
            <w:tcBorders>
              <w:top w:val="nil"/>
              <w:left w:val="nil"/>
              <w:bottom w:val="nil"/>
              <w:right w:val="nil"/>
            </w:tcBorders>
            <w:shd w:val="clear" w:color="auto" w:fill="auto"/>
            <w:noWrap/>
            <w:vAlign w:val="bottom"/>
            <w:hideMark/>
          </w:tcPr>
          <w:p w14:paraId="046F102F"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0.42</w:t>
            </w:r>
          </w:p>
        </w:tc>
      </w:tr>
      <w:tr w:rsidR="006D373A" w:rsidRPr="006D373A" w14:paraId="2CD83248" w14:textId="77777777" w:rsidTr="00F0214C">
        <w:trPr>
          <w:trHeight w:val="300"/>
        </w:trPr>
        <w:tc>
          <w:tcPr>
            <w:tcW w:w="1820" w:type="dxa"/>
            <w:tcBorders>
              <w:top w:val="nil"/>
              <w:left w:val="nil"/>
              <w:bottom w:val="nil"/>
              <w:right w:val="nil"/>
            </w:tcBorders>
            <w:shd w:val="clear" w:color="auto" w:fill="auto"/>
            <w:noWrap/>
            <w:vAlign w:val="center"/>
            <w:hideMark/>
          </w:tcPr>
          <w:p w14:paraId="47915F66" w14:textId="77777777" w:rsidR="006D373A" w:rsidRPr="006D373A" w:rsidRDefault="006D373A" w:rsidP="006D373A">
            <w:pPr>
              <w:spacing w:after="0" w:line="240" w:lineRule="auto"/>
              <w:rPr>
                <w:color w:val="000000"/>
                <w:lang w:val="en-US" w:bidi="ar-SA"/>
              </w:rPr>
            </w:pPr>
            <w:proofErr w:type="spellStart"/>
            <w:r w:rsidRPr="006D373A">
              <w:rPr>
                <w:color w:val="000000"/>
                <w:lang w:val="en-US" w:bidi="ar-SA"/>
              </w:rPr>
              <w:t>asian</w:t>
            </w:r>
            <w:proofErr w:type="spellEnd"/>
          </w:p>
        </w:tc>
        <w:tc>
          <w:tcPr>
            <w:tcW w:w="1126" w:type="dxa"/>
            <w:tcBorders>
              <w:top w:val="nil"/>
              <w:left w:val="nil"/>
              <w:bottom w:val="nil"/>
              <w:right w:val="nil"/>
            </w:tcBorders>
            <w:shd w:val="clear" w:color="auto" w:fill="auto"/>
            <w:noWrap/>
            <w:vAlign w:val="bottom"/>
            <w:hideMark/>
          </w:tcPr>
          <w:p w14:paraId="2F05999B" w14:textId="6AC9E82B" w:rsidR="006D373A" w:rsidRPr="006D373A" w:rsidRDefault="00F0214C" w:rsidP="006D373A">
            <w:pPr>
              <w:spacing w:after="0" w:line="240" w:lineRule="auto"/>
              <w:jc w:val="center"/>
              <w:rPr>
                <w:color w:val="000000"/>
                <w:lang w:val="en-US" w:bidi="ar-SA"/>
              </w:rPr>
            </w:pPr>
            <w:r>
              <w:rPr>
                <w:color w:val="000000"/>
                <w:lang w:val="en-US" w:bidi="ar-SA"/>
              </w:rPr>
              <w:t>Reference</w:t>
            </w:r>
          </w:p>
        </w:tc>
        <w:tc>
          <w:tcPr>
            <w:tcW w:w="1300" w:type="dxa"/>
            <w:tcBorders>
              <w:top w:val="nil"/>
              <w:left w:val="nil"/>
              <w:bottom w:val="nil"/>
              <w:right w:val="nil"/>
            </w:tcBorders>
            <w:shd w:val="clear" w:color="auto" w:fill="auto"/>
            <w:noWrap/>
            <w:vAlign w:val="bottom"/>
            <w:hideMark/>
          </w:tcPr>
          <w:p w14:paraId="04E2A914" w14:textId="77777777" w:rsidR="006D373A" w:rsidRPr="006D373A" w:rsidRDefault="006D373A" w:rsidP="006D373A">
            <w:pPr>
              <w:spacing w:after="0" w:line="240" w:lineRule="auto"/>
              <w:jc w:val="center"/>
              <w:rPr>
                <w:color w:val="000000"/>
                <w:lang w:val="en-US" w:bidi="ar-SA"/>
              </w:rPr>
            </w:pPr>
          </w:p>
        </w:tc>
        <w:tc>
          <w:tcPr>
            <w:tcW w:w="940" w:type="dxa"/>
            <w:tcBorders>
              <w:top w:val="nil"/>
              <w:left w:val="nil"/>
              <w:bottom w:val="nil"/>
              <w:right w:val="single" w:sz="4" w:space="0" w:color="auto"/>
            </w:tcBorders>
            <w:shd w:val="clear" w:color="auto" w:fill="auto"/>
            <w:noWrap/>
            <w:vAlign w:val="bottom"/>
            <w:hideMark/>
          </w:tcPr>
          <w:p w14:paraId="067D089C" w14:textId="77777777" w:rsidR="006D373A" w:rsidRPr="006D373A" w:rsidRDefault="006D373A" w:rsidP="006D373A">
            <w:pPr>
              <w:spacing w:after="0" w:line="240" w:lineRule="auto"/>
              <w:jc w:val="center"/>
              <w:rPr>
                <w:color w:val="000000"/>
                <w:lang w:val="en-US" w:bidi="ar-SA"/>
              </w:rPr>
            </w:pPr>
          </w:p>
        </w:tc>
        <w:tc>
          <w:tcPr>
            <w:tcW w:w="1300" w:type="dxa"/>
            <w:tcBorders>
              <w:top w:val="nil"/>
              <w:left w:val="single" w:sz="4" w:space="0" w:color="auto"/>
              <w:bottom w:val="nil"/>
              <w:right w:val="nil"/>
            </w:tcBorders>
            <w:shd w:val="clear" w:color="auto" w:fill="auto"/>
            <w:noWrap/>
            <w:vAlign w:val="bottom"/>
            <w:hideMark/>
          </w:tcPr>
          <w:p w14:paraId="05BFFFD3" w14:textId="77777777" w:rsidR="006D373A" w:rsidRPr="006D373A" w:rsidRDefault="006D373A" w:rsidP="006D373A">
            <w:pPr>
              <w:spacing w:after="0" w:line="240" w:lineRule="auto"/>
              <w:jc w:val="center"/>
              <w:rPr>
                <w:color w:val="000000"/>
                <w:lang w:val="en-US" w:bidi="ar-SA"/>
              </w:rPr>
            </w:pPr>
          </w:p>
        </w:tc>
        <w:tc>
          <w:tcPr>
            <w:tcW w:w="1300" w:type="dxa"/>
            <w:tcBorders>
              <w:top w:val="nil"/>
              <w:left w:val="nil"/>
              <w:bottom w:val="nil"/>
              <w:right w:val="nil"/>
            </w:tcBorders>
            <w:shd w:val="clear" w:color="auto" w:fill="auto"/>
            <w:noWrap/>
            <w:vAlign w:val="bottom"/>
            <w:hideMark/>
          </w:tcPr>
          <w:p w14:paraId="31C5E924" w14:textId="77777777" w:rsidR="006D373A" w:rsidRPr="006D373A" w:rsidRDefault="006D373A" w:rsidP="006D373A">
            <w:pPr>
              <w:spacing w:after="0" w:line="240" w:lineRule="auto"/>
              <w:jc w:val="center"/>
              <w:rPr>
                <w:color w:val="000000"/>
                <w:lang w:val="en-US" w:bidi="ar-SA"/>
              </w:rPr>
            </w:pPr>
          </w:p>
        </w:tc>
        <w:tc>
          <w:tcPr>
            <w:tcW w:w="869" w:type="dxa"/>
            <w:tcBorders>
              <w:top w:val="nil"/>
              <w:left w:val="nil"/>
              <w:bottom w:val="nil"/>
              <w:right w:val="nil"/>
            </w:tcBorders>
            <w:shd w:val="clear" w:color="auto" w:fill="auto"/>
            <w:noWrap/>
            <w:vAlign w:val="bottom"/>
            <w:hideMark/>
          </w:tcPr>
          <w:p w14:paraId="108DD95B" w14:textId="77777777" w:rsidR="006D373A" w:rsidRPr="006D373A" w:rsidRDefault="006D373A" w:rsidP="006D373A">
            <w:pPr>
              <w:spacing w:after="0" w:line="240" w:lineRule="auto"/>
              <w:jc w:val="center"/>
              <w:rPr>
                <w:color w:val="000000"/>
                <w:lang w:val="en-US" w:bidi="ar-SA"/>
              </w:rPr>
            </w:pPr>
          </w:p>
        </w:tc>
      </w:tr>
      <w:tr w:rsidR="006D373A" w:rsidRPr="006D373A" w14:paraId="1969CA4C" w14:textId="77777777" w:rsidTr="00F0214C">
        <w:trPr>
          <w:trHeight w:val="300"/>
        </w:trPr>
        <w:tc>
          <w:tcPr>
            <w:tcW w:w="1820" w:type="dxa"/>
            <w:tcBorders>
              <w:top w:val="nil"/>
              <w:left w:val="nil"/>
              <w:bottom w:val="nil"/>
              <w:right w:val="nil"/>
            </w:tcBorders>
            <w:shd w:val="clear" w:color="auto" w:fill="auto"/>
            <w:noWrap/>
            <w:vAlign w:val="center"/>
            <w:hideMark/>
          </w:tcPr>
          <w:p w14:paraId="7D0DACCC" w14:textId="07F71771" w:rsidR="006D373A" w:rsidRPr="006D373A" w:rsidRDefault="006D373A" w:rsidP="006D373A">
            <w:pPr>
              <w:spacing w:after="0" w:line="240" w:lineRule="auto"/>
              <w:rPr>
                <w:color w:val="000000"/>
                <w:lang w:val="en-US" w:bidi="ar-SA"/>
              </w:rPr>
            </w:pPr>
            <w:r w:rsidRPr="006D373A">
              <w:rPr>
                <w:color w:val="000000"/>
                <w:lang w:val="en-US" w:bidi="ar-SA"/>
              </w:rPr>
              <w:t>black</w:t>
            </w:r>
            <w:r w:rsidR="00113121">
              <w:rPr>
                <w:color w:val="000000"/>
                <w:lang w:val="en-US" w:bidi="ar-SA"/>
              </w:rPr>
              <w:t>*</w:t>
            </w:r>
          </w:p>
        </w:tc>
        <w:tc>
          <w:tcPr>
            <w:tcW w:w="1126" w:type="dxa"/>
            <w:tcBorders>
              <w:top w:val="nil"/>
              <w:left w:val="nil"/>
              <w:bottom w:val="nil"/>
              <w:right w:val="nil"/>
            </w:tcBorders>
            <w:shd w:val="clear" w:color="auto" w:fill="auto"/>
            <w:noWrap/>
            <w:vAlign w:val="bottom"/>
            <w:hideMark/>
          </w:tcPr>
          <w:p w14:paraId="10AB1A9A"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-0.027</w:t>
            </w:r>
          </w:p>
        </w:tc>
        <w:tc>
          <w:tcPr>
            <w:tcW w:w="1300" w:type="dxa"/>
            <w:tcBorders>
              <w:top w:val="nil"/>
              <w:left w:val="nil"/>
              <w:bottom w:val="nil"/>
              <w:right w:val="nil"/>
            </w:tcBorders>
            <w:shd w:val="clear" w:color="auto" w:fill="auto"/>
            <w:noWrap/>
            <w:vAlign w:val="bottom"/>
            <w:hideMark/>
          </w:tcPr>
          <w:p w14:paraId="0F284F9A"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-0.05</w:t>
            </w:r>
          </w:p>
        </w:tc>
        <w:tc>
          <w:tcPr>
            <w:tcW w:w="940" w:type="dxa"/>
            <w:tcBorders>
              <w:top w:val="nil"/>
              <w:left w:val="nil"/>
              <w:bottom w:val="nil"/>
              <w:right w:val="single" w:sz="4" w:space="0" w:color="auto"/>
            </w:tcBorders>
            <w:shd w:val="clear" w:color="auto" w:fill="auto"/>
            <w:noWrap/>
            <w:vAlign w:val="bottom"/>
            <w:hideMark/>
          </w:tcPr>
          <w:p w14:paraId="18828FA1"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0.96</w:t>
            </w:r>
          </w:p>
        </w:tc>
        <w:tc>
          <w:tcPr>
            <w:tcW w:w="1300" w:type="dxa"/>
            <w:tcBorders>
              <w:top w:val="nil"/>
              <w:left w:val="single" w:sz="4" w:space="0" w:color="auto"/>
              <w:bottom w:val="nil"/>
              <w:right w:val="nil"/>
            </w:tcBorders>
            <w:shd w:val="clear" w:color="auto" w:fill="auto"/>
            <w:noWrap/>
            <w:vAlign w:val="bottom"/>
            <w:hideMark/>
          </w:tcPr>
          <w:p w14:paraId="63CCCE4E"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-1.134</w:t>
            </w:r>
          </w:p>
        </w:tc>
        <w:tc>
          <w:tcPr>
            <w:tcW w:w="1300" w:type="dxa"/>
            <w:tcBorders>
              <w:top w:val="nil"/>
              <w:left w:val="nil"/>
              <w:bottom w:val="nil"/>
              <w:right w:val="nil"/>
            </w:tcBorders>
            <w:shd w:val="clear" w:color="auto" w:fill="auto"/>
            <w:noWrap/>
            <w:vAlign w:val="bottom"/>
            <w:hideMark/>
          </w:tcPr>
          <w:p w14:paraId="431376BA"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-2.65</w:t>
            </w:r>
          </w:p>
        </w:tc>
        <w:tc>
          <w:tcPr>
            <w:tcW w:w="869" w:type="dxa"/>
            <w:tcBorders>
              <w:top w:val="nil"/>
              <w:left w:val="nil"/>
              <w:bottom w:val="nil"/>
              <w:right w:val="nil"/>
            </w:tcBorders>
            <w:shd w:val="clear" w:color="auto" w:fill="auto"/>
            <w:noWrap/>
            <w:vAlign w:val="bottom"/>
            <w:hideMark/>
          </w:tcPr>
          <w:p w14:paraId="5CBEA917"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0.01</w:t>
            </w:r>
          </w:p>
        </w:tc>
      </w:tr>
      <w:tr w:rsidR="006D373A" w:rsidRPr="006D373A" w14:paraId="22AFE75C" w14:textId="77777777" w:rsidTr="00F0214C">
        <w:trPr>
          <w:trHeight w:val="300"/>
        </w:trPr>
        <w:tc>
          <w:tcPr>
            <w:tcW w:w="1820" w:type="dxa"/>
            <w:tcBorders>
              <w:top w:val="nil"/>
              <w:left w:val="nil"/>
              <w:bottom w:val="nil"/>
              <w:right w:val="nil"/>
            </w:tcBorders>
            <w:shd w:val="clear" w:color="auto" w:fill="auto"/>
            <w:noWrap/>
            <w:vAlign w:val="center"/>
            <w:hideMark/>
          </w:tcPr>
          <w:p w14:paraId="0A829184" w14:textId="4FC9B697" w:rsidR="006D373A" w:rsidRPr="006D373A" w:rsidRDefault="00113121" w:rsidP="006D373A">
            <w:pPr>
              <w:spacing w:after="0" w:line="240" w:lineRule="auto"/>
              <w:rPr>
                <w:color w:val="000000"/>
                <w:lang w:val="en-US" w:bidi="ar-SA"/>
              </w:rPr>
            </w:pPr>
            <w:proofErr w:type="spellStart"/>
            <w:r>
              <w:rPr>
                <w:color w:val="000000"/>
                <w:lang w:val="en-US" w:bidi="ar-SA"/>
              </w:rPr>
              <w:t>hispanic</w:t>
            </w:r>
            <w:proofErr w:type="spellEnd"/>
            <w:r>
              <w:rPr>
                <w:color w:val="000000"/>
                <w:lang w:val="en-US" w:bidi="ar-SA"/>
              </w:rPr>
              <w:t>*</w:t>
            </w:r>
          </w:p>
        </w:tc>
        <w:tc>
          <w:tcPr>
            <w:tcW w:w="1126" w:type="dxa"/>
            <w:tcBorders>
              <w:top w:val="nil"/>
              <w:left w:val="nil"/>
              <w:bottom w:val="nil"/>
              <w:right w:val="nil"/>
            </w:tcBorders>
            <w:shd w:val="clear" w:color="auto" w:fill="auto"/>
            <w:noWrap/>
            <w:vAlign w:val="bottom"/>
            <w:hideMark/>
          </w:tcPr>
          <w:p w14:paraId="4E152881"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-0.169</w:t>
            </w:r>
          </w:p>
        </w:tc>
        <w:tc>
          <w:tcPr>
            <w:tcW w:w="1300" w:type="dxa"/>
            <w:tcBorders>
              <w:top w:val="nil"/>
              <w:left w:val="nil"/>
              <w:bottom w:val="nil"/>
              <w:right w:val="nil"/>
            </w:tcBorders>
            <w:shd w:val="clear" w:color="auto" w:fill="auto"/>
            <w:noWrap/>
            <w:vAlign w:val="bottom"/>
            <w:hideMark/>
          </w:tcPr>
          <w:p w14:paraId="1CBFB582"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-0.30</w:t>
            </w:r>
          </w:p>
        </w:tc>
        <w:tc>
          <w:tcPr>
            <w:tcW w:w="940" w:type="dxa"/>
            <w:tcBorders>
              <w:top w:val="nil"/>
              <w:left w:val="nil"/>
              <w:bottom w:val="nil"/>
              <w:right w:val="single" w:sz="4" w:space="0" w:color="auto"/>
            </w:tcBorders>
            <w:shd w:val="clear" w:color="auto" w:fill="auto"/>
            <w:noWrap/>
            <w:vAlign w:val="bottom"/>
            <w:hideMark/>
          </w:tcPr>
          <w:p w14:paraId="01A2EB23"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0.76</w:t>
            </w:r>
          </w:p>
        </w:tc>
        <w:tc>
          <w:tcPr>
            <w:tcW w:w="1300" w:type="dxa"/>
            <w:tcBorders>
              <w:top w:val="nil"/>
              <w:left w:val="single" w:sz="4" w:space="0" w:color="auto"/>
              <w:bottom w:val="nil"/>
              <w:right w:val="nil"/>
            </w:tcBorders>
            <w:shd w:val="clear" w:color="auto" w:fill="auto"/>
            <w:noWrap/>
            <w:vAlign w:val="bottom"/>
            <w:hideMark/>
          </w:tcPr>
          <w:p w14:paraId="622345F3"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-1.154</w:t>
            </w:r>
          </w:p>
        </w:tc>
        <w:tc>
          <w:tcPr>
            <w:tcW w:w="1300" w:type="dxa"/>
            <w:tcBorders>
              <w:top w:val="nil"/>
              <w:left w:val="nil"/>
              <w:bottom w:val="nil"/>
              <w:right w:val="nil"/>
            </w:tcBorders>
            <w:shd w:val="clear" w:color="auto" w:fill="auto"/>
            <w:noWrap/>
            <w:vAlign w:val="bottom"/>
            <w:hideMark/>
          </w:tcPr>
          <w:p w14:paraId="7E3F69DF"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-2.37</w:t>
            </w:r>
          </w:p>
        </w:tc>
        <w:tc>
          <w:tcPr>
            <w:tcW w:w="869" w:type="dxa"/>
            <w:tcBorders>
              <w:top w:val="nil"/>
              <w:left w:val="nil"/>
              <w:bottom w:val="nil"/>
              <w:right w:val="nil"/>
            </w:tcBorders>
            <w:shd w:val="clear" w:color="auto" w:fill="auto"/>
            <w:noWrap/>
            <w:vAlign w:val="bottom"/>
            <w:hideMark/>
          </w:tcPr>
          <w:p w14:paraId="61CD7936"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0.02</w:t>
            </w:r>
          </w:p>
        </w:tc>
      </w:tr>
      <w:tr w:rsidR="006D373A" w:rsidRPr="006D373A" w14:paraId="17253195" w14:textId="77777777" w:rsidTr="00F0214C">
        <w:trPr>
          <w:trHeight w:val="300"/>
        </w:trPr>
        <w:tc>
          <w:tcPr>
            <w:tcW w:w="1820" w:type="dxa"/>
            <w:tcBorders>
              <w:top w:val="nil"/>
              <w:left w:val="nil"/>
              <w:bottom w:val="nil"/>
              <w:right w:val="nil"/>
            </w:tcBorders>
            <w:shd w:val="clear" w:color="auto" w:fill="auto"/>
            <w:noWrap/>
            <w:vAlign w:val="center"/>
            <w:hideMark/>
          </w:tcPr>
          <w:p w14:paraId="514B66A0" w14:textId="77777777" w:rsidR="006D373A" w:rsidRPr="006D373A" w:rsidRDefault="006D373A" w:rsidP="006D373A">
            <w:pPr>
              <w:spacing w:after="0" w:line="240" w:lineRule="auto"/>
              <w:rPr>
                <w:color w:val="000000"/>
                <w:lang w:val="en-US" w:bidi="ar-SA"/>
              </w:rPr>
            </w:pPr>
            <w:r w:rsidRPr="006D373A">
              <w:rPr>
                <w:color w:val="000000"/>
                <w:lang w:val="en-US" w:bidi="ar-SA"/>
              </w:rPr>
              <w:t xml:space="preserve">other </w:t>
            </w:r>
          </w:p>
        </w:tc>
        <w:tc>
          <w:tcPr>
            <w:tcW w:w="1126" w:type="dxa"/>
            <w:tcBorders>
              <w:top w:val="nil"/>
              <w:left w:val="nil"/>
              <w:bottom w:val="nil"/>
              <w:right w:val="nil"/>
            </w:tcBorders>
            <w:shd w:val="clear" w:color="auto" w:fill="auto"/>
            <w:noWrap/>
            <w:vAlign w:val="bottom"/>
            <w:hideMark/>
          </w:tcPr>
          <w:p w14:paraId="54ACD66D"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1.024</w:t>
            </w:r>
          </w:p>
        </w:tc>
        <w:tc>
          <w:tcPr>
            <w:tcW w:w="1300" w:type="dxa"/>
            <w:tcBorders>
              <w:top w:val="nil"/>
              <w:left w:val="nil"/>
              <w:bottom w:val="nil"/>
              <w:right w:val="nil"/>
            </w:tcBorders>
            <w:shd w:val="clear" w:color="auto" w:fill="auto"/>
            <w:noWrap/>
            <w:vAlign w:val="bottom"/>
            <w:hideMark/>
          </w:tcPr>
          <w:p w14:paraId="05AAE653"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1.62</w:t>
            </w:r>
          </w:p>
        </w:tc>
        <w:tc>
          <w:tcPr>
            <w:tcW w:w="940" w:type="dxa"/>
            <w:tcBorders>
              <w:top w:val="nil"/>
              <w:left w:val="nil"/>
              <w:bottom w:val="nil"/>
              <w:right w:val="single" w:sz="4" w:space="0" w:color="auto"/>
            </w:tcBorders>
            <w:shd w:val="clear" w:color="auto" w:fill="auto"/>
            <w:noWrap/>
            <w:vAlign w:val="bottom"/>
            <w:hideMark/>
          </w:tcPr>
          <w:p w14:paraId="08529FA6"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0.11</w:t>
            </w:r>
          </w:p>
        </w:tc>
        <w:tc>
          <w:tcPr>
            <w:tcW w:w="1300" w:type="dxa"/>
            <w:tcBorders>
              <w:top w:val="nil"/>
              <w:left w:val="single" w:sz="4" w:space="0" w:color="auto"/>
              <w:bottom w:val="nil"/>
              <w:right w:val="nil"/>
            </w:tcBorders>
            <w:shd w:val="clear" w:color="auto" w:fill="auto"/>
            <w:noWrap/>
            <w:vAlign w:val="bottom"/>
            <w:hideMark/>
          </w:tcPr>
          <w:p w14:paraId="64C35E32" w14:textId="21492460" w:rsidR="006D373A" w:rsidRPr="006D373A" w:rsidRDefault="00113121" w:rsidP="006D373A">
            <w:pPr>
              <w:spacing w:after="0" w:line="240" w:lineRule="auto"/>
              <w:jc w:val="center"/>
              <w:rPr>
                <w:color w:val="000000"/>
                <w:lang w:val="en-US" w:bidi="ar-SA"/>
              </w:rPr>
            </w:pPr>
            <w:r>
              <w:rPr>
                <w:color w:val="000000"/>
                <w:lang w:val="en-US" w:bidi="ar-SA"/>
              </w:rPr>
              <w:t>Omitted</w:t>
            </w:r>
          </w:p>
        </w:tc>
        <w:tc>
          <w:tcPr>
            <w:tcW w:w="1300" w:type="dxa"/>
            <w:tcBorders>
              <w:top w:val="nil"/>
              <w:left w:val="nil"/>
              <w:bottom w:val="nil"/>
              <w:right w:val="nil"/>
            </w:tcBorders>
            <w:shd w:val="clear" w:color="auto" w:fill="auto"/>
            <w:noWrap/>
            <w:vAlign w:val="bottom"/>
            <w:hideMark/>
          </w:tcPr>
          <w:p w14:paraId="36019B87" w14:textId="0E0528B5" w:rsidR="006D373A" w:rsidRPr="006D373A" w:rsidRDefault="00113121" w:rsidP="006D373A">
            <w:pPr>
              <w:spacing w:after="0" w:line="240" w:lineRule="auto"/>
              <w:jc w:val="center"/>
              <w:rPr>
                <w:color w:val="000000"/>
                <w:lang w:val="en-US" w:bidi="ar-SA"/>
              </w:rPr>
            </w:pPr>
            <w:r>
              <w:rPr>
                <w:color w:val="000000"/>
                <w:lang w:val="en-US" w:bidi="ar-SA"/>
              </w:rPr>
              <w:t>-</w:t>
            </w:r>
          </w:p>
        </w:tc>
        <w:tc>
          <w:tcPr>
            <w:tcW w:w="869" w:type="dxa"/>
            <w:tcBorders>
              <w:top w:val="nil"/>
              <w:left w:val="nil"/>
              <w:bottom w:val="nil"/>
              <w:right w:val="nil"/>
            </w:tcBorders>
            <w:shd w:val="clear" w:color="auto" w:fill="auto"/>
            <w:noWrap/>
            <w:vAlign w:val="bottom"/>
            <w:hideMark/>
          </w:tcPr>
          <w:p w14:paraId="76B84B14" w14:textId="76F75336" w:rsidR="006D373A" w:rsidRPr="006D373A" w:rsidRDefault="00113121" w:rsidP="006D373A">
            <w:pPr>
              <w:spacing w:after="0" w:line="240" w:lineRule="auto"/>
              <w:jc w:val="center"/>
              <w:rPr>
                <w:color w:val="000000"/>
                <w:lang w:val="en-US" w:bidi="ar-SA"/>
              </w:rPr>
            </w:pPr>
            <w:r>
              <w:rPr>
                <w:color w:val="000000"/>
                <w:lang w:val="en-US" w:bidi="ar-SA"/>
              </w:rPr>
              <w:t>-</w:t>
            </w:r>
          </w:p>
        </w:tc>
      </w:tr>
      <w:tr w:rsidR="006D373A" w:rsidRPr="006D373A" w14:paraId="158F5555" w14:textId="77777777" w:rsidTr="00F0214C">
        <w:trPr>
          <w:trHeight w:val="300"/>
        </w:trPr>
        <w:tc>
          <w:tcPr>
            <w:tcW w:w="1820" w:type="dxa"/>
            <w:tcBorders>
              <w:top w:val="nil"/>
              <w:left w:val="nil"/>
              <w:bottom w:val="nil"/>
              <w:right w:val="nil"/>
            </w:tcBorders>
            <w:shd w:val="clear" w:color="auto" w:fill="auto"/>
            <w:noWrap/>
            <w:vAlign w:val="center"/>
            <w:hideMark/>
          </w:tcPr>
          <w:p w14:paraId="08EBE997" w14:textId="086E9554" w:rsidR="006D373A" w:rsidRPr="006D373A" w:rsidRDefault="006D373A" w:rsidP="006D373A">
            <w:pPr>
              <w:spacing w:after="0" w:line="240" w:lineRule="auto"/>
              <w:rPr>
                <w:color w:val="000000"/>
                <w:lang w:val="en-US" w:bidi="ar-SA"/>
              </w:rPr>
            </w:pPr>
            <w:r w:rsidRPr="006D373A">
              <w:rPr>
                <w:color w:val="000000"/>
                <w:lang w:val="en-US" w:bidi="ar-SA"/>
              </w:rPr>
              <w:t>white</w:t>
            </w:r>
            <w:r w:rsidR="00113121">
              <w:rPr>
                <w:color w:val="000000"/>
                <w:lang w:val="en-US" w:bidi="ar-SA"/>
              </w:rPr>
              <w:t>*</w:t>
            </w:r>
          </w:p>
        </w:tc>
        <w:tc>
          <w:tcPr>
            <w:tcW w:w="1126" w:type="dxa"/>
            <w:tcBorders>
              <w:top w:val="nil"/>
              <w:left w:val="nil"/>
              <w:bottom w:val="nil"/>
              <w:right w:val="nil"/>
            </w:tcBorders>
            <w:shd w:val="clear" w:color="auto" w:fill="auto"/>
            <w:noWrap/>
            <w:vAlign w:val="bottom"/>
            <w:hideMark/>
          </w:tcPr>
          <w:p w14:paraId="5D6CEBC5"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0.176</w:t>
            </w:r>
          </w:p>
        </w:tc>
        <w:tc>
          <w:tcPr>
            <w:tcW w:w="1300" w:type="dxa"/>
            <w:tcBorders>
              <w:top w:val="nil"/>
              <w:left w:val="nil"/>
              <w:bottom w:val="nil"/>
              <w:right w:val="nil"/>
            </w:tcBorders>
            <w:shd w:val="clear" w:color="auto" w:fill="auto"/>
            <w:noWrap/>
            <w:vAlign w:val="bottom"/>
            <w:hideMark/>
          </w:tcPr>
          <w:p w14:paraId="369DBAF6"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0.35</w:t>
            </w:r>
          </w:p>
        </w:tc>
        <w:tc>
          <w:tcPr>
            <w:tcW w:w="940" w:type="dxa"/>
            <w:tcBorders>
              <w:top w:val="nil"/>
              <w:left w:val="nil"/>
              <w:bottom w:val="nil"/>
              <w:right w:val="single" w:sz="4" w:space="0" w:color="auto"/>
            </w:tcBorders>
            <w:shd w:val="clear" w:color="auto" w:fill="auto"/>
            <w:noWrap/>
            <w:vAlign w:val="bottom"/>
            <w:hideMark/>
          </w:tcPr>
          <w:p w14:paraId="5C1A3367"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0.73</w:t>
            </w:r>
          </w:p>
        </w:tc>
        <w:tc>
          <w:tcPr>
            <w:tcW w:w="1300" w:type="dxa"/>
            <w:tcBorders>
              <w:top w:val="nil"/>
              <w:left w:val="single" w:sz="4" w:space="0" w:color="auto"/>
              <w:bottom w:val="nil"/>
              <w:right w:val="nil"/>
            </w:tcBorders>
            <w:shd w:val="clear" w:color="auto" w:fill="auto"/>
            <w:noWrap/>
            <w:vAlign w:val="bottom"/>
            <w:hideMark/>
          </w:tcPr>
          <w:p w14:paraId="7432CD8F"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-0.871</w:t>
            </w:r>
          </w:p>
        </w:tc>
        <w:tc>
          <w:tcPr>
            <w:tcW w:w="1300" w:type="dxa"/>
            <w:tcBorders>
              <w:top w:val="nil"/>
              <w:left w:val="nil"/>
              <w:bottom w:val="nil"/>
              <w:right w:val="nil"/>
            </w:tcBorders>
            <w:shd w:val="clear" w:color="auto" w:fill="auto"/>
            <w:noWrap/>
            <w:vAlign w:val="bottom"/>
            <w:hideMark/>
          </w:tcPr>
          <w:p w14:paraId="5C04CA4E"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-2.08</w:t>
            </w:r>
          </w:p>
        </w:tc>
        <w:tc>
          <w:tcPr>
            <w:tcW w:w="869" w:type="dxa"/>
            <w:tcBorders>
              <w:top w:val="nil"/>
              <w:left w:val="nil"/>
              <w:bottom w:val="nil"/>
              <w:right w:val="nil"/>
            </w:tcBorders>
            <w:shd w:val="clear" w:color="auto" w:fill="auto"/>
            <w:noWrap/>
            <w:vAlign w:val="bottom"/>
            <w:hideMark/>
          </w:tcPr>
          <w:p w14:paraId="3ED1E6C8"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0.04</w:t>
            </w:r>
          </w:p>
        </w:tc>
      </w:tr>
      <w:tr w:rsidR="006D373A" w:rsidRPr="006D373A" w14:paraId="35B6DC7F" w14:textId="77777777" w:rsidTr="00F0214C">
        <w:trPr>
          <w:trHeight w:val="300"/>
        </w:trPr>
        <w:tc>
          <w:tcPr>
            <w:tcW w:w="1820" w:type="dxa"/>
            <w:tcBorders>
              <w:top w:val="nil"/>
              <w:left w:val="nil"/>
              <w:bottom w:val="nil"/>
              <w:right w:val="nil"/>
            </w:tcBorders>
            <w:shd w:val="clear" w:color="auto" w:fill="auto"/>
            <w:noWrap/>
            <w:vAlign w:val="center"/>
            <w:hideMark/>
          </w:tcPr>
          <w:p w14:paraId="36C96D14" w14:textId="77777777" w:rsidR="006D373A" w:rsidRPr="006D373A" w:rsidRDefault="006D373A" w:rsidP="006D373A">
            <w:pPr>
              <w:spacing w:after="0" w:line="240" w:lineRule="auto"/>
              <w:rPr>
                <w:color w:val="000000"/>
                <w:lang w:val="en-US" w:bidi="ar-SA"/>
              </w:rPr>
            </w:pPr>
            <w:r w:rsidRPr="006D373A">
              <w:rPr>
                <w:color w:val="000000"/>
                <w:lang w:val="en-US" w:bidi="ar-SA"/>
              </w:rPr>
              <w:t>female</w:t>
            </w:r>
          </w:p>
        </w:tc>
        <w:tc>
          <w:tcPr>
            <w:tcW w:w="1126" w:type="dxa"/>
            <w:tcBorders>
              <w:top w:val="nil"/>
              <w:left w:val="nil"/>
              <w:bottom w:val="nil"/>
              <w:right w:val="nil"/>
            </w:tcBorders>
            <w:shd w:val="clear" w:color="auto" w:fill="auto"/>
            <w:noWrap/>
            <w:vAlign w:val="bottom"/>
            <w:hideMark/>
          </w:tcPr>
          <w:p w14:paraId="686A71E1" w14:textId="5EDCA1C5" w:rsidR="006D373A" w:rsidRPr="006D373A" w:rsidRDefault="00F0214C" w:rsidP="006D373A">
            <w:pPr>
              <w:spacing w:after="0" w:line="240" w:lineRule="auto"/>
              <w:jc w:val="center"/>
              <w:rPr>
                <w:color w:val="000000"/>
                <w:lang w:val="en-US" w:bidi="ar-SA"/>
              </w:rPr>
            </w:pPr>
            <w:r>
              <w:rPr>
                <w:color w:val="000000"/>
                <w:lang w:val="en-US" w:bidi="ar-SA"/>
              </w:rPr>
              <w:t>Reference</w:t>
            </w:r>
          </w:p>
        </w:tc>
        <w:tc>
          <w:tcPr>
            <w:tcW w:w="1300" w:type="dxa"/>
            <w:tcBorders>
              <w:top w:val="nil"/>
              <w:left w:val="nil"/>
              <w:bottom w:val="nil"/>
              <w:right w:val="nil"/>
            </w:tcBorders>
            <w:shd w:val="clear" w:color="auto" w:fill="auto"/>
            <w:noWrap/>
            <w:vAlign w:val="bottom"/>
            <w:hideMark/>
          </w:tcPr>
          <w:p w14:paraId="569FA7DE" w14:textId="6508D7A7" w:rsidR="006D373A" w:rsidRPr="006D373A" w:rsidRDefault="00113121" w:rsidP="006D373A">
            <w:pPr>
              <w:spacing w:after="0" w:line="240" w:lineRule="auto"/>
              <w:jc w:val="center"/>
              <w:rPr>
                <w:color w:val="000000"/>
                <w:lang w:val="en-US" w:bidi="ar-SA"/>
              </w:rPr>
            </w:pPr>
            <w:r>
              <w:rPr>
                <w:color w:val="000000"/>
                <w:lang w:val="en-US" w:bidi="ar-SA"/>
              </w:rPr>
              <w:t>-</w:t>
            </w:r>
          </w:p>
        </w:tc>
        <w:tc>
          <w:tcPr>
            <w:tcW w:w="940" w:type="dxa"/>
            <w:tcBorders>
              <w:top w:val="nil"/>
              <w:left w:val="nil"/>
              <w:bottom w:val="nil"/>
              <w:right w:val="single" w:sz="4" w:space="0" w:color="auto"/>
            </w:tcBorders>
            <w:shd w:val="clear" w:color="auto" w:fill="auto"/>
            <w:noWrap/>
            <w:vAlign w:val="bottom"/>
            <w:hideMark/>
          </w:tcPr>
          <w:p w14:paraId="45F7D567" w14:textId="1F461B94" w:rsidR="006D373A" w:rsidRPr="006D373A" w:rsidRDefault="00113121" w:rsidP="006D373A">
            <w:pPr>
              <w:spacing w:after="0" w:line="240" w:lineRule="auto"/>
              <w:jc w:val="center"/>
              <w:rPr>
                <w:color w:val="000000"/>
                <w:lang w:val="en-US" w:bidi="ar-SA"/>
              </w:rPr>
            </w:pPr>
            <w:r>
              <w:rPr>
                <w:color w:val="000000"/>
                <w:lang w:val="en-US" w:bidi="ar-SA"/>
              </w:rPr>
              <w:t>-</w:t>
            </w:r>
          </w:p>
        </w:tc>
        <w:tc>
          <w:tcPr>
            <w:tcW w:w="1300" w:type="dxa"/>
            <w:tcBorders>
              <w:top w:val="nil"/>
              <w:left w:val="single" w:sz="4" w:space="0" w:color="auto"/>
              <w:bottom w:val="nil"/>
              <w:right w:val="nil"/>
            </w:tcBorders>
            <w:shd w:val="clear" w:color="auto" w:fill="auto"/>
            <w:noWrap/>
            <w:vAlign w:val="bottom"/>
            <w:hideMark/>
          </w:tcPr>
          <w:p w14:paraId="4FC29D85" w14:textId="5F9CC48C" w:rsidR="006D373A" w:rsidRPr="006D373A" w:rsidRDefault="00113121" w:rsidP="006D373A">
            <w:pPr>
              <w:spacing w:after="0" w:line="240" w:lineRule="auto"/>
              <w:jc w:val="center"/>
              <w:rPr>
                <w:color w:val="000000"/>
                <w:lang w:val="en-US" w:bidi="ar-SA"/>
              </w:rPr>
            </w:pPr>
            <w:r>
              <w:rPr>
                <w:color w:val="000000"/>
                <w:lang w:val="en-US" w:bidi="ar-SA"/>
              </w:rPr>
              <w:t>-</w:t>
            </w:r>
          </w:p>
        </w:tc>
        <w:tc>
          <w:tcPr>
            <w:tcW w:w="1300" w:type="dxa"/>
            <w:tcBorders>
              <w:top w:val="nil"/>
              <w:left w:val="nil"/>
              <w:bottom w:val="nil"/>
              <w:right w:val="nil"/>
            </w:tcBorders>
            <w:shd w:val="clear" w:color="auto" w:fill="auto"/>
            <w:noWrap/>
            <w:vAlign w:val="bottom"/>
            <w:hideMark/>
          </w:tcPr>
          <w:p w14:paraId="7821CDA1" w14:textId="1C2D0927" w:rsidR="006D373A" w:rsidRPr="006D373A" w:rsidRDefault="00113121" w:rsidP="006D373A">
            <w:pPr>
              <w:spacing w:after="0" w:line="240" w:lineRule="auto"/>
              <w:jc w:val="center"/>
              <w:rPr>
                <w:color w:val="000000"/>
                <w:lang w:val="en-US" w:bidi="ar-SA"/>
              </w:rPr>
            </w:pPr>
            <w:r>
              <w:rPr>
                <w:color w:val="000000"/>
                <w:lang w:val="en-US" w:bidi="ar-SA"/>
              </w:rPr>
              <w:t>-</w:t>
            </w:r>
          </w:p>
        </w:tc>
        <w:tc>
          <w:tcPr>
            <w:tcW w:w="869" w:type="dxa"/>
            <w:tcBorders>
              <w:top w:val="nil"/>
              <w:left w:val="nil"/>
              <w:bottom w:val="nil"/>
              <w:right w:val="nil"/>
            </w:tcBorders>
            <w:shd w:val="clear" w:color="auto" w:fill="auto"/>
            <w:noWrap/>
            <w:vAlign w:val="bottom"/>
            <w:hideMark/>
          </w:tcPr>
          <w:p w14:paraId="43DAA348" w14:textId="06C4CBED" w:rsidR="006D373A" w:rsidRPr="006D373A" w:rsidRDefault="00113121" w:rsidP="006D373A">
            <w:pPr>
              <w:spacing w:after="0" w:line="240" w:lineRule="auto"/>
              <w:jc w:val="center"/>
              <w:rPr>
                <w:color w:val="000000"/>
                <w:lang w:val="en-US" w:bidi="ar-SA"/>
              </w:rPr>
            </w:pPr>
            <w:r>
              <w:rPr>
                <w:color w:val="000000"/>
                <w:lang w:val="en-US" w:bidi="ar-SA"/>
              </w:rPr>
              <w:t>-</w:t>
            </w:r>
          </w:p>
        </w:tc>
      </w:tr>
      <w:tr w:rsidR="006D373A" w:rsidRPr="006D373A" w14:paraId="6D06EAF4" w14:textId="77777777" w:rsidTr="00F0214C">
        <w:trPr>
          <w:trHeight w:val="300"/>
        </w:trPr>
        <w:tc>
          <w:tcPr>
            <w:tcW w:w="1820" w:type="dxa"/>
            <w:tcBorders>
              <w:top w:val="nil"/>
              <w:left w:val="nil"/>
              <w:bottom w:val="nil"/>
              <w:right w:val="nil"/>
            </w:tcBorders>
            <w:shd w:val="clear" w:color="auto" w:fill="auto"/>
            <w:noWrap/>
            <w:vAlign w:val="center"/>
            <w:hideMark/>
          </w:tcPr>
          <w:p w14:paraId="4335B7B9" w14:textId="77777777" w:rsidR="006D373A" w:rsidRPr="006D373A" w:rsidRDefault="006D373A" w:rsidP="006D373A">
            <w:pPr>
              <w:spacing w:after="0" w:line="240" w:lineRule="auto"/>
              <w:rPr>
                <w:color w:val="000000"/>
                <w:lang w:val="en-US" w:bidi="ar-SA"/>
              </w:rPr>
            </w:pPr>
            <w:r w:rsidRPr="006D373A">
              <w:rPr>
                <w:color w:val="000000"/>
                <w:lang w:val="en-US" w:bidi="ar-SA"/>
              </w:rPr>
              <w:t>male</w:t>
            </w:r>
          </w:p>
        </w:tc>
        <w:tc>
          <w:tcPr>
            <w:tcW w:w="1126" w:type="dxa"/>
            <w:tcBorders>
              <w:top w:val="nil"/>
              <w:left w:val="nil"/>
              <w:bottom w:val="nil"/>
              <w:right w:val="nil"/>
            </w:tcBorders>
            <w:shd w:val="clear" w:color="auto" w:fill="auto"/>
            <w:noWrap/>
            <w:vAlign w:val="bottom"/>
            <w:hideMark/>
          </w:tcPr>
          <w:p w14:paraId="7ED607E6"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-0.083</w:t>
            </w:r>
          </w:p>
        </w:tc>
        <w:tc>
          <w:tcPr>
            <w:tcW w:w="1300" w:type="dxa"/>
            <w:tcBorders>
              <w:top w:val="nil"/>
              <w:left w:val="nil"/>
              <w:bottom w:val="nil"/>
              <w:right w:val="nil"/>
            </w:tcBorders>
            <w:shd w:val="clear" w:color="auto" w:fill="auto"/>
            <w:noWrap/>
            <w:vAlign w:val="bottom"/>
            <w:hideMark/>
          </w:tcPr>
          <w:p w14:paraId="73F9FEA2"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-0.98</w:t>
            </w:r>
          </w:p>
        </w:tc>
        <w:tc>
          <w:tcPr>
            <w:tcW w:w="940" w:type="dxa"/>
            <w:tcBorders>
              <w:top w:val="nil"/>
              <w:left w:val="nil"/>
              <w:bottom w:val="nil"/>
              <w:right w:val="single" w:sz="4" w:space="0" w:color="auto"/>
            </w:tcBorders>
            <w:shd w:val="clear" w:color="auto" w:fill="auto"/>
            <w:noWrap/>
            <w:vAlign w:val="bottom"/>
            <w:hideMark/>
          </w:tcPr>
          <w:p w14:paraId="58AA8543"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0.33</w:t>
            </w:r>
          </w:p>
        </w:tc>
        <w:tc>
          <w:tcPr>
            <w:tcW w:w="1300" w:type="dxa"/>
            <w:tcBorders>
              <w:top w:val="nil"/>
              <w:left w:val="single" w:sz="4" w:space="0" w:color="auto"/>
              <w:bottom w:val="nil"/>
              <w:right w:val="nil"/>
            </w:tcBorders>
            <w:shd w:val="clear" w:color="auto" w:fill="auto"/>
            <w:noWrap/>
            <w:vAlign w:val="bottom"/>
            <w:hideMark/>
          </w:tcPr>
          <w:p w14:paraId="20C73149"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-0.062</w:t>
            </w:r>
          </w:p>
        </w:tc>
        <w:tc>
          <w:tcPr>
            <w:tcW w:w="1300" w:type="dxa"/>
            <w:tcBorders>
              <w:top w:val="nil"/>
              <w:left w:val="nil"/>
              <w:bottom w:val="nil"/>
              <w:right w:val="nil"/>
            </w:tcBorders>
            <w:shd w:val="clear" w:color="auto" w:fill="auto"/>
            <w:noWrap/>
            <w:vAlign w:val="bottom"/>
            <w:hideMark/>
          </w:tcPr>
          <w:p w14:paraId="14BA7E1C"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-0.75</w:t>
            </w:r>
          </w:p>
        </w:tc>
        <w:tc>
          <w:tcPr>
            <w:tcW w:w="869" w:type="dxa"/>
            <w:tcBorders>
              <w:top w:val="nil"/>
              <w:left w:val="nil"/>
              <w:bottom w:val="nil"/>
              <w:right w:val="nil"/>
            </w:tcBorders>
            <w:shd w:val="clear" w:color="auto" w:fill="auto"/>
            <w:noWrap/>
            <w:vAlign w:val="bottom"/>
            <w:hideMark/>
          </w:tcPr>
          <w:p w14:paraId="5184C1AD"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0.45</w:t>
            </w:r>
          </w:p>
        </w:tc>
      </w:tr>
      <w:tr w:rsidR="006D373A" w:rsidRPr="006D373A" w14:paraId="3C654517" w14:textId="77777777" w:rsidTr="00F0214C">
        <w:trPr>
          <w:trHeight w:val="300"/>
        </w:trPr>
        <w:tc>
          <w:tcPr>
            <w:tcW w:w="1820" w:type="dxa"/>
            <w:tcBorders>
              <w:top w:val="nil"/>
              <w:left w:val="nil"/>
              <w:bottom w:val="nil"/>
              <w:right w:val="nil"/>
            </w:tcBorders>
            <w:shd w:val="clear" w:color="auto" w:fill="auto"/>
            <w:noWrap/>
            <w:vAlign w:val="center"/>
            <w:hideMark/>
          </w:tcPr>
          <w:p w14:paraId="3D707C11" w14:textId="77777777" w:rsidR="006D373A" w:rsidRPr="006D373A" w:rsidRDefault="006D373A" w:rsidP="006D373A">
            <w:pPr>
              <w:spacing w:after="0" w:line="240" w:lineRule="auto"/>
              <w:rPr>
                <w:color w:val="000000"/>
                <w:lang w:val="en-US" w:bidi="ar-SA"/>
              </w:rPr>
            </w:pPr>
            <w:proofErr w:type="spellStart"/>
            <w:r w:rsidRPr="006D373A">
              <w:rPr>
                <w:color w:val="000000"/>
                <w:lang w:val="en-US" w:bidi="ar-SA"/>
              </w:rPr>
              <w:t>numco</w:t>
            </w:r>
            <w:proofErr w:type="spellEnd"/>
          </w:p>
        </w:tc>
        <w:tc>
          <w:tcPr>
            <w:tcW w:w="1126" w:type="dxa"/>
            <w:tcBorders>
              <w:top w:val="nil"/>
              <w:left w:val="nil"/>
              <w:bottom w:val="nil"/>
              <w:right w:val="nil"/>
            </w:tcBorders>
            <w:shd w:val="clear" w:color="auto" w:fill="auto"/>
            <w:noWrap/>
            <w:vAlign w:val="bottom"/>
            <w:hideMark/>
          </w:tcPr>
          <w:p w14:paraId="1F546188"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-0.060</w:t>
            </w:r>
          </w:p>
        </w:tc>
        <w:tc>
          <w:tcPr>
            <w:tcW w:w="1300" w:type="dxa"/>
            <w:tcBorders>
              <w:top w:val="nil"/>
              <w:left w:val="nil"/>
              <w:bottom w:val="nil"/>
              <w:right w:val="nil"/>
            </w:tcBorders>
            <w:shd w:val="clear" w:color="auto" w:fill="auto"/>
            <w:noWrap/>
            <w:vAlign w:val="bottom"/>
            <w:hideMark/>
          </w:tcPr>
          <w:p w14:paraId="032E7195"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-1.83</w:t>
            </w:r>
          </w:p>
        </w:tc>
        <w:tc>
          <w:tcPr>
            <w:tcW w:w="940" w:type="dxa"/>
            <w:tcBorders>
              <w:top w:val="nil"/>
              <w:left w:val="nil"/>
              <w:bottom w:val="nil"/>
              <w:right w:val="single" w:sz="4" w:space="0" w:color="auto"/>
            </w:tcBorders>
            <w:shd w:val="clear" w:color="auto" w:fill="auto"/>
            <w:noWrap/>
            <w:vAlign w:val="bottom"/>
            <w:hideMark/>
          </w:tcPr>
          <w:p w14:paraId="27C80612"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0.07</w:t>
            </w:r>
          </w:p>
        </w:tc>
        <w:tc>
          <w:tcPr>
            <w:tcW w:w="1300" w:type="dxa"/>
            <w:tcBorders>
              <w:top w:val="nil"/>
              <w:left w:val="single" w:sz="4" w:space="0" w:color="auto"/>
              <w:bottom w:val="nil"/>
              <w:right w:val="nil"/>
            </w:tcBorders>
            <w:shd w:val="clear" w:color="auto" w:fill="auto"/>
            <w:noWrap/>
            <w:vAlign w:val="bottom"/>
            <w:hideMark/>
          </w:tcPr>
          <w:p w14:paraId="3F9DA913"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-0.051</w:t>
            </w:r>
          </w:p>
        </w:tc>
        <w:tc>
          <w:tcPr>
            <w:tcW w:w="1300" w:type="dxa"/>
            <w:tcBorders>
              <w:top w:val="nil"/>
              <w:left w:val="nil"/>
              <w:bottom w:val="nil"/>
              <w:right w:val="nil"/>
            </w:tcBorders>
            <w:shd w:val="clear" w:color="auto" w:fill="auto"/>
            <w:noWrap/>
            <w:vAlign w:val="bottom"/>
            <w:hideMark/>
          </w:tcPr>
          <w:p w14:paraId="1E6C01CA"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-1.61</w:t>
            </w:r>
          </w:p>
        </w:tc>
        <w:tc>
          <w:tcPr>
            <w:tcW w:w="869" w:type="dxa"/>
            <w:tcBorders>
              <w:top w:val="nil"/>
              <w:left w:val="nil"/>
              <w:bottom w:val="nil"/>
              <w:right w:val="nil"/>
            </w:tcBorders>
            <w:shd w:val="clear" w:color="auto" w:fill="auto"/>
            <w:noWrap/>
            <w:vAlign w:val="bottom"/>
            <w:hideMark/>
          </w:tcPr>
          <w:p w14:paraId="308D6B97"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0.11</w:t>
            </w:r>
          </w:p>
        </w:tc>
      </w:tr>
      <w:tr w:rsidR="006D373A" w:rsidRPr="006D373A" w14:paraId="7E8D82F7" w14:textId="77777777" w:rsidTr="00F0214C">
        <w:trPr>
          <w:trHeight w:val="300"/>
        </w:trPr>
        <w:tc>
          <w:tcPr>
            <w:tcW w:w="1820" w:type="dxa"/>
            <w:tcBorders>
              <w:top w:val="nil"/>
              <w:left w:val="nil"/>
              <w:bottom w:val="nil"/>
              <w:right w:val="nil"/>
            </w:tcBorders>
            <w:shd w:val="clear" w:color="auto" w:fill="auto"/>
            <w:noWrap/>
            <w:vAlign w:val="center"/>
            <w:hideMark/>
          </w:tcPr>
          <w:p w14:paraId="141856E7" w14:textId="77777777" w:rsidR="006D373A" w:rsidRPr="006D373A" w:rsidRDefault="006D373A" w:rsidP="006D373A">
            <w:pPr>
              <w:spacing w:after="0" w:line="240" w:lineRule="auto"/>
              <w:rPr>
                <w:color w:val="000000"/>
                <w:lang w:val="en-US" w:bidi="ar-SA"/>
              </w:rPr>
            </w:pPr>
            <w:proofErr w:type="spellStart"/>
            <w:r w:rsidRPr="006D373A">
              <w:rPr>
                <w:color w:val="000000"/>
                <w:lang w:val="en-US" w:bidi="ar-SA"/>
              </w:rPr>
              <w:t>Scoma</w:t>
            </w:r>
            <w:proofErr w:type="spellEnd"/>
            <w:r w:rsidRPr="006D373A">
              <w:rPr>
                <w:color w:val="000000"/>
                <w:lang w:val="en-US" w:bidi="ar-SA"/>
              </w:rPr>
              <w:t xml:space="preserve"> 0-20</w:t>
            </w:r>
          </w:p>
        </w:tc>
        <w:tc>
          <w:tcPr>
            <w:tcW w:w="1126" w:type="dxa"/>
            <w:tcBorders>
              <w:top w:val="nil"/>
              <w:left w:val="nil"/>
              <w:bottom w:val="nil"/>
              <w:right w:val="nil"/>
            </w:tcBorders>
            <w:shd w:val="clear" w:color="auto" w:fill="auto"/>
            <w:noWrap/>
            <w:vAlign w:val="bottom"/>
            <w:hideMark/>
          </w:tcPr>
          <w:p w14:paraId="04CAA3B4" w14:textId="5136EEFD" w:rsidR="006D373A" w:rsidRPr="006D373A" w:rsidRDefault="00F0214C" w:rsidP="006D373A">
            <w:pPr>
              <w:spacing w:after="0" w:line="240" w:lineRule="auto"/>
              <w:jc w:val="center"/>
              <w:rPr>
                <w:color w:val="000000"/>
                <w:lang w:val="en-US" w:bidi="ar-SA"/>
              </w:rPr>
            </w:pPr>
            <w:r>
              <w:rPr>
                <w:color w:val="000000"/>
                <w:lang w:val="en-US" w:bidi="ar-SA"/>
              </w:rPr>
              <w:t>Reference</w:t>
            </w:r>
          </w:p>
        </w:tc>
        <w:tc>
          <w:tcPr>
            <w:tcW w:w="1300" w:type="dxa"/>
            <w:tcBorders>
              <w:top w:val="nil"/>
              <w:left w:val="nil"/>
              <w:bottom w:val="nil"/>
              <w:right w:val="nil"/>
            </w:tcBorders>
            <w:shd w:val="clear" w:color="auto" w:fill="auto"/>
            <w:noWrap/>
            <w:vAlign w:val="bottom"/>
            <w:hideMark/>
          </w:tcPr>
          <w:p w14:paraId="6CF6E450" w14:textId="46D003C3" w:rsidR="006D373A" w:rsidRPr="006D373A" w:rsidRDefault="00113121" w:rsidP="006D373A">
            <w:pPr>
              <w:spacing w:after="0" w:line="240" w:lineRule="auto"/>
              <w:jc w:val="center"/>
              <w:rPr>
                <w:color w:val="000000"/>
                <w:lang w:val="en-US" w:bidi="ar-SA"/>
              </w:rPr>
            </w:pPr>
            <w:r>
              <w:rPr>
                <w:color w:val="000000"/>
                <w:lang w:val="en-US" w:bidi="ar-SA"/>
              </w:rPr>
              <w:t>-</w:t>
            </w:r>
          </w:p>
        </w:tc>
        <w:tc>
          <w:tcPr>
            <w:tcW w:w="940" w:type="dxa"/>
            <w:tcBorders>
              <w:top w:val="nil"/>
              <w:left w:val="nil"/>
              <w:bottom w:val="nil"/>
              <w:right w:val="single" w:sz="4" w:space="0" w:color="auto"/>
            </w:tcBorders>
            <w:shd w:val="clear" w:color="auto" w:fill="auto"/>
            <w:noWrap/>
            <w:vAlign w:val="bottom"/>
            <w:hideMark/>
          </w:tcPr>
          <w:p w14:paraId="56A1CC8B" w14:textId="352D2050" w:rsidR="006D373A" w:rsidRPr="006D373A" w:rsidRDefault="00113121" w:rsidP="006D373A">
            <w:pPr>
              <w:spacing w:after="0" w:line="240" w:lineRule="auto"/>
              <w:jc w:val="center"/>
              <w:rPr>
                <w:color w:val="000000"/>
                <w:lang w:val="en-US" w:bidi="ar-SA"/>
              </w:rPr>
            </w:pPr>
            <w:r>
              <w:rPr>
                <w:color w:val="000000"/>
                <w:lang w:val="en-US" w:bidi="ar-SA"/>
              </w:rPr>
              <w:t>-</w:t>
            </w:r>
          </w:p>
        </w:tc>
        <w:tc>
          <w:tcPr>
            <w:tcW w:w="1300" w:type="dxa"/>
            <w:tcBorders>
              <w:top w:val="nil"/>
              <w:left w:val="single" w:sz="4" w:space="0" w:color="auto"/>
              <w:bottom w:val="nil"/>
              <w:right w:val="nil"/>
            </w:tcBorders>
            <w:shd w:val="clear" w:color="auto" w:fill="auto"/>
            <w:noWrap/>
            <w:vAlign w:val="bottom"/>
            <w:hideMark/>
          </w:tcPr>
          <w:p w14:paraId="1830D786" w14:textId="1F3D7A0D" w:rsidR="006D373A" w:rsidRPr="006D373A" w:rsidRDefault="00113121" w:rsidP="006D373A">
            <w:pPr>
              <w:spacing w:after="0" w:line="240" w:lineRule="auto"/>
              <w:jc w:val="center"/>
              <w:rPr>
                <w:color w:val="000000"/>
                <w:lang w:val="en-US" w:bidi="ar-SA"/>
              </w:rPr>
            </w:pPr>
            <w:r>
              <w:rPr>
                <w:color w:val="000000"/>
                <w:lang w:val="en-US" w:bidi="ar-SA"/>
              </w:rPr>
              <w:t>-</w:t>
            </w:r>
          </w:p>
        </w:tc>
        <w:tc>
          <w:tcPr>
            <w:tcW w:w="1300" w:type="dxa"/>
            <w:tcBorders>
              <w:top w:val="nil"/>
              <w:left w:val="nil"/>
              <w:bottom w:val="nil"/>
              <w:right w:val="nil"/>
            </w:tcBorders>
            <w:shd w:val="clear" w:color="auto" w:fill="auto"/>
            <w:noWrap/>
            <w:vAlign w:val="bottom"/>
            <w:hideMark/>
          </w:tcPr>
          <w:p w14:paraId="24C90028" w14:textId="14800829" w:rsidR="006D373A" w:rsidRPr="006D373A" w:rsidRDefault="00113121" w:rsidP="006D373A">
            <w:pPr>
              <w:spacing w:after="0" w:line="240" w:lineRule="auto"/>
              <w:jc w:val="center"/>
              <w:rPr>
                <w:color w:val="000000"/>
                <w:lang w:val="en-US" w:bidi="ar-SA"/>
              </w:rPr>
            </w:pPr>
            <w:r>
              <w:rPr>
                <w:color w:val="000000"/>
                <w:lang w:val="en-US" w:bidi="ar-SA"/>
              </w:rPr>
              <w:t>-</w:t>
            </w:r>
          </w:p>
        </w:tc>
        <w:tc>
          <w:tcPr>
            <w:tcW w:w="869" w:type="dxa"/>
            <w:tcBorders>
              <w:top w:val="nil"/>
              <w:left w:val="nil"/>
              <w:bottom w:val="nil"/>
              <w:right w:val="nil"/>
            </w:tcBorders>
            <w:shd w:val="clear" w:color="auto" w:fill="auto"/>
            <w:noWrap/>
            <w:vAlign w:val="bottom"/>
            <w:hideMark/>
          </w:tcPr>
          <w:p w14:paraId="4E17B527" w14:textId="0EC5D2A8" w:rsidR="006D373A" w:rsidRPr="006D373A" w:rsidRDefault="00113121" w:rsidP="006D373A">
            <w:pPr>
              <w:spacing w:after="0" w:line="240" w:lineRule="auto"/>
              <w:jc w:val="center"/>
              <w:rPr>
                <w:color w:val="000000"/>
                <w:lang w:val="en-US" w:bidi="ar-SA"/>
              </w:rPr>
            </w:pPr>
            <w:r>
              <w:rPr>
                <w:color w:val="000000"/>
                <w:lang w:val="en-US" w:bidi="ar-SA"/>
              </w:rPr>
              <w:t>-</w:t>
            </w:r>
          </w:p>
        </w:tc>
      </w:tr>
      <w:tr w:rsidR="006D373A" w:rsidRPr="006D373A" w14:paraId="5B680BFA" w14:textId="77777777" w:rsidTr="00F0214C">
        <w:trPr>
          <w:trHeight w:val="300"/>
        </w:trPr>
        <w:tc>
          <w:tcPr>
            <w:tcW w:w="1820" w:type="dxa"/>
            <w:tcBorders>
              <w:top w:val="nil"/>
              <w:left w:val="nil"/>
              <w:bottom w:val="nil"/>
              <w:right w:val="nil"/>
            </w:tcBorders>
            <w:shd w:val="clear" w:color="auto" w:fill="auto"/>
            <w:noWrap/>
            <w:vAlign w:val="center"/>
            <w:hideMark/>
          </w:tcPr>
          <w:p w14:paraId="15E629DB" w14:textId="77777777" w:rsidR="006D373A" w:rsidRPr="006D373A" w:rsidRDefault="006D373A" w:rsidP="006D373A">
            <w:pPr>
              <w:spacing w:after="0" w:line="240" w:lineRule="auto"/>
              <w:rPr>
                <w:color w:val="000000"/>
                <w:lang w:val="en-US" w:bidi="ar-SA"/>
              </w:rPr>
            </w:pPr>
            <w:proofErr w:type="spellStart"/>
            <w:r w:rsidRPr="006D373A">
              <w:rPr>
                <w:color w:val="000000"/>
                <w:lang w:val="en-US" w:bidi="ar-SA"/>
              </w:rPr>
              <w:t>Scoma</w:t>
            </w:r>
            <w:proofErr w:type="spellEnd"/>
            <w:r w:rsidRPr="006D373A">
              <w:rPr>
                <w:color w:val="000000"/>
                <w:lang w:val="en-US" w:bidi="ar-SA"/>
              </w:rPr>
              <w:t xml:space="preserve"> 21-70</w:t>
            </w:r>
          </w:p>
        </w:tc>
        <w:tc>
          <w:tcPr>
            <w:tcW w:w="1126" w:type="dxa"/>
            <w:tcBorders>
              <w:top w:val="nil"/>
              <w:left w:val="nil"/>
              <w:bottom w:val="nil"/>
              <w:right w:val="nil"/>
            </w:tcBorders>
            <w:shd w:val="clear" w:color="auto" w:fill="auto"/>
            <w:noWrap/>
            <w:vAlign w:val="bottom"/>
            <w:hideMark/>
          </w:tcPr>
          <w:p w14:paraId="39E06E3B"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0.525</w:t>
            </w:r>
          </w:p>
        </w:tc>
        <w:tc>
          <w:tcPr>
            <w:tcW w:w="1300" w:type="dxa"/>
            <w:tcBorders>
              <w:top w:val="nil"/>
              <w:left w:val="nil"/>
              <w:bottom w:val="nil"/>
              <w:right w:val="nil"/>
            </w:tcBorders>
            <w:shd w:val="clear" w:color="auto" w:fill="auto"/>
            <w:noWrap/>
            <w:vAlign w:val="bottom"/>
            <w:hideMark/>
          </w:tcPr>
          <w:p w14:paraId="71F1A5B2"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4.50</w:t>
            </w:r>
          </w:p>
        </w:tc>
        <w:tc>
          <w:tcPr>
            <w:tcW w:w="940" w:type="dxa"/>
            <w:tcBorders>
              <w:top w:val="nil"/>
              <w:left w:val="nil"/>
              <w:bottom w:val="nil"/>
              <w:right w:val="single" w:sz="4" w:space="0" w:color="auto"/>
            </w:tcBorders>
            <w:shd w:val="clear" w:color="auto" w:fill="auto"/>
            <w:noWrap/>
            <w:vAlign w:val="bottom"/>
            <w:hideMark/>
          </w:tcPr>
          <w:p w14:paraId="5E6E9CD1"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0.00</w:t>
            </w:r>
          </w:p>
        </w:tc>
        <w:tc>
          <w:tcPr>
            <w:tcW w:w="1300" w:type="dxa"/>
            <w:tcBorders>
              <w:top w:val="nil"/>
              <w:left w:val="single" w:sz="4" w:space="0" w:color="auto"/>
              <w:bottom w:val="nil"/>
              <w:right w:val="nil"/>
            </w:tcBorders>
            <w:shd w:val="clear" w:color="auto" w:fill="auto"/>
            <w:noWrap/>
            <w:vAlign w:val="bottom"/>
            <w:hideMark/>
          </w:tcPr>
          <w:p w14:paraId="5482E134"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0.547</w:t>
            </w:r>
          </w:p>
        </w:tc>
        <w:tc>
          <w:tcPr>
            <w:tcW w:w="1300" w:type="dxa"/>
            <w:tcBorders>
              <w:top w:val="nil"/>
              <w:left w:val="nil"/>
              <w:bottom w:val="nil"/>
              <w:right w:val="nil"/>
            </w:tcBorders>
            <w:shd w:val="clear" w:color="auto" w:fill="auto"/>
            <w:noWrap/>
            <w:vAlign w:val="bottom"/>
            <w:hideMark/>
          </w:tcPr>
          <w:p w14:paraId="3C067B95"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4.87</w:t>
            </w:r>
          </w:p>
        </w:tc>
        <w:tc>
          <w:tcPr>
            <w:tcW w:w="869" w:type="dxa"/>
            <w:tcBorders>
              <w:top w:val="nil"/>
              <w:left w:val="nil"/>
              <w:bottom w:val="nil"/>
              <w:right w:val="nil"/>
            </w:tcBorders>
            <w:shd w:val="clear" w:color="auto" w:fill="auto"/>
            <w:noWrap/>
            <w:vAlign w:val="bottom"/>
            <w:hideMark/>
          </w:tcPr>
          <w:p w14:paraId="5FBFC7FD"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0.00</w:t>
            </w:r>
          </w:p>
        </w:tc>
      </w:tr>
      <w:tr w:rsidR="006D373A" w:rsidRPr="006D373A" w14:paraId="1240D4A8" w14:textId="77777777" w:rsidTr="00F0214C">
        <w:trPr>
          <w:trHeight w:val="300"/>
        </w:trPr>
        <w:tc>
          <w:tcPr>
            <w:tcW w:w="1820" w:type="dxa"/>
            <w:tcBorders>
              <w:top w:val="nil"/>
              <w:left w:val="nil"/>
              <w:bottom w:val="nil"/>
              <w:right w:val="nil"/>
            </w:tcBorders>
            <w:shd w:val="clear" w:color="auto" w:fill="auto"/>
            <w:noWrap/>
            <w:vAlign w:val="center"/>
            <w:hideMark/>
          </w:tcPr>
          <w:p w14:paraId="41A05235" w14:textId="77777777" w:rsidR="006D373A" w:rsidRPr="006D373A" w:rsidRDefault="006D373A" w:rsidP="006D373A">
            <w:pPr>
              <w:spacing w:after="0" w:line="240" w:lineRule="auto"/>
              <w:rPr>
                <w:color w:val="000000"/>
                <w:lang w:val="en-US" w:bidi="ar-SA"/>
              </w:rPr>
            </w:pPr>
            <w:proofErr w:type="spellStart"/>
            <w:r w:rsidRPr="006D373A">
              <w:rPr>
                <w:color w:val="000000"/>
                <w:lang w:val="en-US" w:bidi="ar-SA"/>
              </w:rPr>
              <w:t>Scoma</w:t>
            </w:r>
            <w:proofErr w:type="spellEnd"/>
            <w:r w:rsidRPr="006D373A">
              <w:rPr>
                <w:color w:val="000000"/>
                <w:lang w:val="en-US" w:bidi="ar-SA"/>
              </w:rPr>
              <w:t xml:space="preserve"> 71-100</w:t>
            </w:r>
          </w:p>
        </w:tc>
        <w:tc>
          <w:tcPr>
            <w:tcW w:w="1126" w:type="dxa"/>
            <w:tcBorders>
              <w:top w:val="nil"/>
              <w:left w:val="nil"/>
              <w:bottom w:val="nil"/>
              <w:right w:val="nil"/>
            </w:tcBorders>
            <w:shd w:val="clear" w:color="auto" w:fill="auto"/>
            <w:noWrap/>
            <w:vAlign w:val="bottom"/>
            <w:hideMark/>
          </w:tcPr>
          <w:p w14:paraId="3E7E93AB"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0.084</w:t>
            </w:r>
          </w:p>
        </w:tc>
        <w:tc>
          <w:tcPr>
            <w:tcW w:w="1300" w:type="dxa"/>
            <w:tcBorders>
              <w:top w:val="nil"/>
              <w:left w:val="nil"/>
              <w:bottom w:val="nil"/>
              <w:right w:val="nil"/>
            </w:tcBorders>
            <w:shd w:val="clear" w:color="auto" w:fill="auto"/>
            <w:noWrap/>
            <w:vAlign w:val="bottom"/>
            <w:hideMark/>
          </w:tcPr>
          <w:p w14:paraId="18F3EDDA"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0.36</w:t>
            </w:r>
          </w:p>
        </w:tc>
        <w:tc>
          <w:tcPr>
            <w:tcW w:w="940" w:type="dxa"/>
            <w:tcBorders>
              <w:top w:val="nil"/>
              <w:left w:val="nil"/>
              <w:bottom w:val="nil"/>
              <w:right w:val="single" w:sz="4" w:space="0" w:color="auto"/>
            </w:tcBorders>
            <w:shd w:val="clear" w:color="auto" w:fill="auto"/>
            <w:noWrap/>
            <w:vAlign w:val="bottom"/>
            <w:hideMark/>
          </w:tcPr>
          <w:p w14:paraId="60F878CB"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0.72</w:t>
            </w:r>
          </w:p>
        </w:tc>
        <w:tc>
          <w:tcPr>
            <w:tcW w:w="1300" w:type="dxa"/>
            <w:tcBorders>
              <w:top w:val="nil"/>
              <w:left w:val="single" w:sz="4" w:space="0" w:color="auto"/>
              <w:bottom w:val="nil"/>
              <w:right w:val="nil"/>
            </w:tcBorders>
            <w:shd w:val="clear" w:color="auto" w:fill="auto"/>
            <w:noWrap/>
            <w:vAlign w:val="bottom"/>
            <w:hideMark/>
          </w:tcPr>
          <w:p w14:paraId="373EF138"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-0.036</w:t>
            </w:r>
          </w:p>
        </w:tc>
        <w:tc>
          <w:tcPr>
            <w:tcW w:w="1300" w:type="dxa"/>
            <w:tcBorders>
              <w:top w:val="nil"/>
              <w:left w:val="nil"/>
              <w:bottom w:val="nil"/>
              <w:right w:val="nil"/>
            </w:tcBorders>
            <w:shd w:val="clear" w:color="auto" w:fill="auto"/>
            <w:noWrap/>
            <w:vAlign w:val="bottom"/>
            <w:hideMark/>
          </w:tcPr>
          <w:p w14:paraId="04B8B349"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-0.15</w:t>
            </w:r>
          </w:p>
        </w:tc>
        <w:tc>
          <w:tcPr>
            <w:tcW w:w="869" w:type="dxa"/>
            <w:tcBorders>
              <w:top w:val="nil"/>
              <w:left w:val="nil"/>
              <w:bottom w:val="nil"/>
              <w:right w:val="nil"/>
            </w:tcBorders>
            <w:shd w:val="clear" w:color="auto" w:fill="auto"/>
            <w:noWrap/>
            <w:vAlign w:val="bottom"/>
            <w:hideMark/>
          </w:tcPr>
          <w:p w14:paraId="3CC2A500"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0.88</w:t>
            </w:r>
          </w:p>
        </w:tc>
      </w:tr>
      <w:tr w:rsidR="006D373A" w:rsidRPr="006D373A" w14:paraId="7C66004D" w14:textId="77777777" w:rsidTr="00F0214C">
        <w:trPr>
          <w:trHeight w:val="300"/>
        </w:trPr>
        <w:tc>
          <w:tcPr>
            <w:tcW w:w="1820" w:type="dxa"/>
            <w:tcBorders>
              <w:top w:val="nil"/>
              <w:left w:val="nil"/>
              <w:bottom w:val="nil"/>
              <w:right w:val="nil"/>
            </w:tcBorders>
            <w:shd w:val="clear" w:color="auto" w:fill="auto"/>
            <w:noWrap/>
            <w:vAlign w:val="bottom"/>
            <w:hideMark/>
          </w:tcPr>
          <w:p w14:paraId="5C2AFAD6" w14:textId="77777777" w:rsidR="006D373A" w:rsidRPr="006D373A" w:rsidRDefault="006D373A" w:rsidP="006D373A">
            <w:pPr>
              <w:spacing w:after="0" w:line="240" w:lineRule="auto"/>
              <w:rPr>
                <w:color w:val="000000"/>
                <w:lang w:val="en-US" w:bidi="ar-SA"/>
              </w:rPr>
            </w:pPr>
            <w:r w:rsidRPr="006D373A">
              <w:rPr>
                <w:color w:val="000000"/>
                <w:lang w:val="en-US" w:bidi="ar-SA"/>
              </w:rPr>
              <w:t>hrtsp1</w:t>
            </w:r>
          </w:p>
        </w:tc>
        <w:tc>
          <w:tcPr>
            <w:tcW w:w="1126" w:type="dxa"/>
            <w:tcBorders>
              <w:top w:val="nil"/>
              <w:left w:val="nil"/>
              <w:bottom w:val="nil"/>
              <w:right w:val="nil"/>
            </w:tcBorders>
            <w:shd w:val="clear" w:color="auto" w:fill="auto"/>
            <w:noWrap/>
            <w:vAlign w:val="bottom"/>
            <w:hideMark/>
          </w:tcPr>
          <w:p w14:paraId="77E5BA5B"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0.008</w:t>
            </w:r>
          </w:p>
        </w:tc>
        <w:tc>
          <w:tcPr>
            <w:tcW w:w="1300" w:type="dxa"/>
            <w:tcBorders>
              <w:top w:val="nil"/>
              <w:left w:val="nil"/>
              <w:bottom w:val="nil"/>
              <w:right w:val="nil"/>
            </w:tcBorders>
            <w:shd w:val="clear" w:color="auto" w:fill="auto"/>
            <w:noWrap/>
            <w:vAlign w:val="bottom"/>
            <w:hideMark/>
          </w:tcPr>
          <w:p w14:paraId="432B345D"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1.40</w:t>
            </w:r>
          </w:p>
        </w:tc>
        <w:tc>
          <w:tcPr>
            <w:tcW w:w="940" w:type="dxa"/>
            <w:tcBorders>
              <w:top w:val="nil"/>
              <w:left w:val="nil"/>
              <w:bottom w:val="nil"/>
              <w:right w:val="single" w:sz="4" w:space="0" w:color="auto"/>
            </w:tcBorders>
            <w:shd w:val="clear" w:color="auto" w:fill="auto"/>
            <w:noWrap/>
            <w:vAlign w:val="bottom"/>
            <w:hideMark/>
          </w:tcPr>
          <w:p w14:paraId="6B849EA3"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0.16</w:t>
            </w:r>
          </w:p>
        </w:tc>
        <w:tc>
          <w:tcPr>
            <w:tcW w:w="1300" w:type="dxa"/>
            <w:tcBorders>
              <w:top w:val="nil"/>
              <w:left w:val="single" w:sz="4" w:space="0" w:color="auto"/>
              <w:bottom w:val="nil"/>
              <w:right w:val="nil"/>
            </w:tcBorders>
            <w:shd w:val="clear" w:color="auto" w:fill="auto"/>
            <w:noWrap/>
            <w:vAlign w:val="bottom"/>
            <w:hideMark/>
          </w:tcPr>
          <w:p w14:paraId="59C6BEA9"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0.004</w:t>
            </w:r>
          </w:p>
        </w:tc>
        <w:tc>
          <w:tcPr>
            <w:tcW w:w="1300" w:type="dxa"/>
            <w:tcBorders>
              <w:top w:val="nil"/>
              <w:left w:val="nil"/>
              <w:bottom w:val="nil"/>
              <w:right w:val="nil"/>
            </w:tcBorders>
            <w:shd w:val="clear" w:color="auto" w:fill="auto"/>
            <w:noWrap/>
            <w:vAlign w:val="bottom"/>
            <w:hideMark/>
          </w:tcPr>
          <w:p w14:paraId="388D4584"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0.75</w:t>
            </w:r>
          </w:p>
        </w:tc>
        <w:tc>
          <w:tcPr>
            <w:tcW w:w="869" w:type="dxa"/>
            <w:tcBorders>
              <w:top w:val="nil"/>
              <w:left w:val="nil"/>
              <w:bottom w:val="nil"/>
              <w:right w:val="nil"/>
            </w:tcBorders>
            <w:shd w:val="clear" w:color="auto" w:fill="auto"/>
            <w:noWrap/>
            <w:vAlign w:val="bottom"/>
            <w:hideMark/>
          </w:tcPr>
          <w:p w14:paraId="1EB0B6EA"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0.45</w:t>
            </w:r>
          </w:p>
        </w:tc>
      </w:tr>
      <w:tr w:rsidR="006D373A" w:rsidRPr="006D373A" w14:paraId="11BEFB56" w14:textId="77777777" w:rsidTr="00F0214C">
        <w:trPr>
          <w:trHeight w:val="300"/>
        </w:trPr>
        <w:tc>
          <w:tcPr>
            <w:tcW w:w="1820" w:type="dxa"/>
            <w:tcBorders>
              <w:top w:val="nil"/>
              <w:left w:val="nil"/>
              <w:bottom w:val="nil"/>
              <w:right w:val="nil"/>
            </w:tcBorders>
            <w:shd w:val="clear" w:color="auto" w:fill="auto"/>
            <w:noWrap/>
            <w:vAlign w:val="bottom"/>
            <w:hideMark/>
          </w:tcPr>
          <w:p w14:paraId="70268D3F" w14:textId="77777777" w:rsidR="006D373A" w:rsidRPr="006D373A" w:rsidRDefault="006D373A" w:rsidP="006D373A">
            <w:pPr>
              <w:spacing w:after="0" w:line="240" w:lineRule="auto"/>
              <w:rPr>
                <w:color w:val="000000"/>
                <w:lang w:val="en-US" w:bidi="ar-SA"/>
              </w:rPr>
            </w:pPr>
            <w:r w:rsidRPr="006D373A">
              <w:rPr>
                <w:color w:val="000000"/>
                <w:lang w:val="en-US" w:bidi="ar-SA"/>
              </w:rPr>
              <w:t>hrtsp2</w:t>
            </w:r>
          </w:p>
        </w:tc>
        <w:tc>
          <w:tcPr>
            <w:tcW w:w="1126" w:type="dxa"/>
            <w:tcBorders>
              <w:top w:val="nil"/>
              <w:left w:val="nil"/>
              <w:bottom w:val="nil"/>
              <w:right w:val="nil"/>
            </w:tcBorders>
            <w:shd w:val="clear" w:color="auto" w:fill="auto"/>
            <w:noWrap/>
            <w:vAlign w:val="bottom"/>
            <w:hideMark/>
          </w:tcPr>
          <w:p w14:paraId="12058CB8"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-0.045</w:t>
            </w:r>
          </w:p>
        </w:tc>
        <w:tc>
          <w:tcPr>
            <w:tcW w:w="1300" w:type="dxa"/>
            <w:tcBorders>
              <w:top w:val="nil"/>
              <w:left w:val="nil"/>
              <w:bottom w:val="nil"/>
              <w:right w:val="nil"/>
            </w:tcBorders>
            <w:shd w:val="clear" w:color="auto" w:fill="auto"/>
            <w:noWrap/>
            <w:vAlign w:val="bottom"/>
            <w:hideMark/>
          </w:tcPr>
          <w:p w14:paraId="79F438CB"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-1.04</w:t>
            </w:r>
          </w:p>
        </w:tc>
        <w:tc>
          <w:tcPr>
            <w:tcW w:w="940" w:type="dxa"/>
            <w:tcBorders>
              <w:top w:val="nil"/>
              <w:left w:val="nil"/>
              <w:bottom w:val="nil"/>
              <w:right w:val="single" w:sz="4" w:space="0" w:color="auto"/>
            </w:tcBorders>
            <w:shd w:val="clear" w:color="auto" w:fill="auto"/>
            <w:noWrap/>
            <w:vAlign w:val="bottom"/>
            <w:hideMark/>
          </w:tcPr>
          <w:p w14:paraId="2933CEAA"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0.30</w:t>
            </w:r>
          </w:p>
        </w:tc>
        <w:tc>
          <w:tcPr>
            <w:tcW w:w="1300" w:type="dxa"/>
            <w:tcBorders>
              <w:top w:val="nil"/>
              <w:left w:val="single" w:sz="4" w:space="0" w:color="auto"/>
              <w:bottom w:val="nil"/>
              <w:right w:val="nil"/>
            </w:tcBorders>
            <w:shd w:val="clear" w:color="auto" w:fill="auto"/>
            <w:noWrap/>
            <w:vAlign w:val="bottom"/>
            <w:hideMark/>
          </w:tcPr>
          <w:p w14:paraId="438C209B"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-0.025</w:t>
            </w:r>
          </w:p>
        </w:tc>
        <w:tc>
          <w:tcPr>
            <w:tcW w:w="1300" w:type="dxa"/>
            <w:tcBorders>
              <w:top w:val="nil"/>
              <w:left w:val="nil"/>
              <w:bottom w:val="nil"/>
              <w:right w:val="nil"/>
            </w:tcBorders>
            <w:shd w:val="clear" w:color="auto" w:fill="auto"/>
            <w:noWrap/>
            <w:vAlign w:val="bottom"/>
            <w:hideMark/>
          </w:tcPr>
          <w:p w14:paraId="71CBB3C5"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-0.59</w:t>
            </w:r>
          </w:p>
        </w:tc>
        <w:tc>
          <w:tcPr>
            <w:tcW w:w="869" w:type="dxa"/>
            <w:tcBorders>
              <w:top w:val="nil"/>
              <w:left w:val="nil"/>
              <w:bottom w:val="nil"/>
              <w:right w:val="nil"/>
            </w:tcBorders>
            <w:shd w:val="clear" w:color="auto" w:fill="auto"/>
            <w:noWrap/>
            <w:vAlign w:val="bottom"/>
            <w:hideMark/>
          </w:tcPr>
          <w:p w14:paraId="2EBC8820"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0.56</w:t>
            </w:r>
          </w:p>
        </w:tc>
      </w:tr>
      <w:tr w:rsidR="006D373A" w:rsidRPr="006D373A" w14:paraId="1C2D82F0" w14:textId="77777777" w:rsidTr="00F0214C">
        <w:trPr>
          <w:trHeight w:val="300"/>
        </w:trPr>
        <w:tc>
          <w:tcPr>
            <w:tcW w:w="1820" w:type="dxa"/>
            <w:tcBorders>
              <w:top w:val="nil"/>
              <w:left w:val="nil"/>
              <w:bottom w:val="nil"/>
              <w:right w:val="nil"/>
            </w:tcBorders>
            <w:shd w:val="clear" w:color="auto" w:fill="auto"/>
            <w:noWrap/>
            <w:vAlign w:val="bottom"/>
            <w:hideMark/>
          </w:tcPr>
          <w:p w14:paraId="66BCBF32" w14:textId="77777777" w:rsidR="006D373A" w:rsidRPr="006D373A" w:rsidRDefault="006D373A" w:rsidP="006D373A">
            <w:pPr>
              <w:spacing w:after="0" w:line="240" w:lineRule="auto"/>
              <w:rPr>
                <w:color w:val="000000"/>
                <w:lang w:val="en-US" w:bidi="ar-SA"/>
              </w:rPr>
            </w:pPr>
            <w:r w:rsidRPr="006D373A">
              <w:rPr>
                <w:color w:val="000000"/>
                <w:lang w:val="en-US" w:bidi="ar-SA"/>
              </w:rPr>
              <w:t>hrtsp3</w:t>
            </w:r>
          </w:p>
        </w:tc>
        <w:tc>
          <w:tcPr>
            <w:tcW w:w="1126" w:type="dxa"/>
            <w:tcBorders>
              <w:top w:val="nil"/>
              <w:left w:val="nil"/>
              <w:bottom w:val="nil"/>
              <w:right w:val="nil"/>
            </w:tcBorders>
            <w:shd w:val="clear" w:color="auto" w:fill="auto"/>
            <w:noWrap/>
            <w:vAlign w:val="bottom"/>
            <w:hideMark/>
          </w:tcPr>
          <w:p w14:paraId="71FFE0C4"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0.139</w:t>
            </w:r>
          </w:p>
        </w:tc>
        <w:tc>
          <w:tcPr>
            <w:tcW w:w="1300" w:type="dxa"/>
            <w:tcBorders>
              <w:top w:val="nil"/>
              <w:left w:val="nil"/>
              <w:bottom w:val="nil"/>
              <w:right w:val="nil"/>
            </w:tcBorders>
            <w:shd w:val="clear" w:color="auto" w:fill="auto"/>
            <w:noWrap/>
            <w:vAlign w:val="bottom"/>
            <w:hideMark/>
          </w:tcPr>
          <w:p w14:paraId="005EA5DC"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1.10</w:t>
            </w:r>
          </w:p>
        </w:tc>
        <w:tc>
          <w:tcPr>
            <w:tcW w:w="940" w:type="dxa"/>
            <w:tcBorders>
              <w:top w:val="nil"/>
              <w:left w:val="nil"/>
              <w:bottom w:val="nil"/>
              <w:right w:val="single" w:sz="4" w:space="0" w:color="auto"/>
            </w:tcBorders>
            <w:shd w:val="clear" w:color="auto" w:fill="auto"/>
            <w:noWrap/>
            <w:vAlign w:val="bottom"/>
            <w:hideMark/>
          </w:tcPr>
          <w:p w14:paraId="4A0D96B4"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0.27</w:t>
            </w:r>
          </w:p>
        </w:tc>
        <w:tc>
          <w:tcPr>
            <w:tcW w:w="1300" w:type="dxa"/>
            <w:tcBorders>
              <w:top w:val="nil"/>
              <w:left w:val="single" w:sz="4" w:space="0" w:color="auto"/>
              <w:bottom w:val="nil"/>
              <w:right w:val="nil"/>
            </w:tcBorders>
            <w:shd w:val="clear" w:color="auto" w:fill="auto"/>
            <w:noWrap/>
            <w:vAlign w:val="bottom"/>
            <w:hideMark/>
          </w:tcPr>
          <w:p w14:paraId="065B5090"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0.092</w:t>
            </w:r>
          </w:p>
        </w:tc>
        <w:tc>
          <w:tcPr>
            <w:tcW w:w="1300" w:type="dxa"/>
            <w:tcBorders>
              <w:top w:val="nil"/>
              <w:left w:val="nil"/>
              <w:bottom w:val="nil"/>
              <w:right w:val="nil"/>
            </w:tcBorders>
            <w:shd w:val="clear" w:color="auto" w:fill="auto"/>
            <w:noWrap/>
            <w:vAlign w:val="bottom"/>
            <w:hideMark/>
          </w:tcPr>
          <w:p w14:paraId="782E45A7"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0.73</w:t>
            </w:r>
          </w:p>
        </w:tc>
        <w:tc>
          <w:tcPr>
            <w:tcW w:w="869" w:type="dxa"/>
            <w:tcBorders>
              <w:top w:val="nil"/>
              <w:left w:val="nil"/>
              <w:bottom w:val="nil"/>
              <w:right w:val="nil"/>
            </w:tcBorders>
            <w:shd w:val="clear" w:color="auto" w:fill="auto"/>
            <w:noWrap/>
            <w:vAlign w:val="bottom"/>
            <w:hideMark/>
          </w:tcPr>
          <w:p w14:paraId="2233115B"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0.47</w:t>
            </w:r>
          </w:p>
        </w:tc>
      </w:tr>
      <w:tr w:rsidR="006D373A" w:rsidRPr="006D373A" w14:paraId="1C5FE734" w14:textId="77777777" w:rsidTr="00F0214C">
        <w:trPr>
          <w:trHeight w:val="300"/>
        </w:trPr>
        <w:tc>
          <w:tcPr>
            <w:tcW w:w="1820" w:type="dxa"/>
            <w:tcBorders>
              <w:top w:val="nil"/>
              <w:left w:val="nil"/>
              <w:bottom w:val="nil"/>
              <w:right w:val="nil"/>
            </w:tcBorders>
            <w:shd w:val="clear" w:color="auto" w:fill="auto"/>
            <w:noWrap/>
            <w:vAlign w:val="bottom"/>
            <w:hideMark/>
          </w:tcPr>
          <w:p w14:paraId="1904F17B" w14:textId="77777777" w:rsidR="006D373A" w:rsidRPr="006D373A" w:rsidRDefault="006D373A" w:rsidP="006D373A">
            <w:pPr>
              <w:spacing w:after="0" w:line="240" w:lineRule="auto"/>
              <w:rPr>
                <w:color w:val="000000"/>
                <w:lang w:val="en-US" w:bidi="ar-SA"/>
              </w:rPr>
            </w:pPr>
            <w:r w:rsidRPr="006D373A">
              <w:rPr>
                <w:color w:val="000000"/>
                <w:lang w:val="en-US" w:bidi="ar-SA"/>
              </w:rPr>
              <w:t>hrtsp4</w:t>
            </w:r>
          </w:p>
        </w:tc>
        <w:tc>
          <w:tcPr>
            <w:tcW w:w="1126" w:type="dxa"/>
            <w:tcBorders>
              <w:top w:val="nil"/>
              <w:left w:val="nil"/>
              <w:bottom w:val="nil"/>
              <w:right w:val="nil"/>
            </w:tcBorders>
            <w:shd w:val="clear" w:color="auto" w:fill="auto"/>
            <w:noWrap/>
            <w:vAlign w:val="bottom"/>
            <w:hideMark/>
          </w:tcPr>
          <w:p w14:paraId="6DB0A950"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-0.239</w:t>
            </w:r>
          </w:p>
        </w:tc>
        <w:tc>
          <w:tcPr>
            <w:tcW w:w="1300" w:type="dxa"/>
            <w:tcBorders>
              <w:top w:val="nil"/>
              <w:left w:val="nil"/>
              <w:bottom w:val="nil"/>
              <w:right w:val="nil"/>
            </w:tcBorders>
            <w:shd w:val="clear" w:color="auto" w:fill="auto"/>
            <w:noWrap/>
            <w:vAlign w:val="bottom"/>
            <w:hideMark/>
          </w:tcPr>
          <w:p w14:paraId="2D5C53A8"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-1.25</w:t>
            </w:r>
          </w:p>
        </w:tc>
        <w:tc>
          <w:tcPr>
            <w:tcW w:w="940" w:type="dxa"/>
            <w:tcBorders>
              <w:top w:val="nil"/>
              <w:left w:val="nil"/>
              <w:bottom w:val="nil"/>
              <w:right w:val="single" w:sz="4" w:space="0" w:color="auto"/>
            </w:tcBorders>
            <w:shd w:val="clear" w:color="auto" w:fill="auto"/>
            <w:noWrap/>
            <w:vAlign w:val="bottom"/>
            <w:hideMark/>
          </w:tcPr>
          <w:p w14:paraId="4A021598"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0.21</w:t>
            </w:r>
          </w:p>
        </w:tc>
        <w:tc>
          <w:tcPr>
            <w:tcW w:w="1300" w:type="dxa"/>
            <w:tcBorders>
              <w:top w:val="nil"/>
              <w:left w:val="single" w:sz="4" w:space="0" w:color="auto"/>
              <w:bottom w:val="nil"/>
              <w:right w:val="nil"/>
            </w:tcBorders>
            <w:shd w:val="clear" w:color="auto" w:fill="auto"/>
            <w:noWrap/>
            <w:vAlign w:val="bottom"/>
            <w:hideMark/>
          </w:tcPr>
          <w:p w14:paraId="4D033F96"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-0.186</w:t>
            </w:r>
          </w:p>
        </w:tc>
        <w:tc>
          <w:tcPr>
            <w:tcW w:w="1300" w:type="dxa"/>
            <w:tcBorders>
              <w:top w:val="nil"/>
              <w:left w:val="nil"/>
              <w:bottom w:val="nil"/>
              <w:right w:val="nil"/>
            </w:tcBorders>
            <w:shd w:val="clear" w:color="auto" w:fill="auto"/>
            <w:noWrap/>
            <w:vAlign w:val="bottom"/>
            <w:hideMark/>
          </w:tcPr>
          <w:p w14:paraId="10AB2F64"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-0.94</w:t>
            </w:r>
          </w:p>
        </w:tc>
        <w:tc>
          <w:tcPr>
            <w:tcW w:w="869" w:type="dxa"/>
            <w:tcBorders>
              <w:top w:val="nil"/>
              <w:left w:val="nil"/>
              <w:bottom w:val="nil"/>
              <w:right w:val="nil"/>
            </w:tcBorders>
            <w:shd w:val="clear" w:color="auto" w:fill="auto"/>
            <w:noWrap/>
            <w:vAlign w:val="bottom"/>
            <w:hideMark/>
          </w:tcPr>
          <w:p w14:paraId="1245D743"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0.35</w:t>
            </w:r>
          </w:p>
        </w:tc>
      </w:tr>
      <w:tr w:rsidR="006D373A" w:rsidRPr="006D373A" w14:paraId="7724A4D4" w14:textId="77777777" w:rsidTr="00F0214C">
        <w:trPr>
          <w:trHeight w:val="300"/>
        </w:trPr>
        <w:tc>
          <w:tcPr>
            <w:tcW w:w="1820" w:type="dxa"/>
            <w:tcBorders>
              <w:top w:val="nil"/>
              <w:left w:val="nil"/>
              <w:bottom w:val="nil"/>
              <w:right w:val="nil"/>
            </w:tcBorders>
            <w:shd w:val="clear" w:color="auto" w:fill="auto"/>
            <w:noWrap/>
            <w:vAlign w:val="bottom"/>
            <w:hideMark/>
          </w:tcPr>
          <w:p w14:paraId="263582C5" w14:textId="15635C29" w:rsidR="006D373A" w:rsidRPr="006D373A" w:rsidRDefault="006D373A" w:rsidP="006D373A">
            <w:pPr>
              <w:spacing w:after="0" w:line="240" w:lineRule="auto"/>
              <w:rPr>
                <w:color w:val="000000"/>
                <w:lang w:val="en-US" w:bidi="ar-SA"/>
              </w:rPr>
            </w:pPr>
            <w:r w:rsidRPr="006D373A">
              <w:rPr>
                <w:color w:val="000000"/>
                <w:lang w:val="en-US" w:bidi="ar-SA"/>
              </w:rPr>
              <w:t>meanbpsp1</w:t>
            </w:r>
            <w:r w:rsidR="00113121">
              <w:rPr>
                <w:color w:val="000000"/>
                <w:lang w:val="en-US" w:bidi="ar-SA"/>
              </w:rPr>
              <w:t>*</w:t>
            </w:r>
          </w:p>
        </w:tc>
        <w:tc>
          <w:tcPr>
            <w:tcW w:w="1126" w:type="dxa"/>
            <w:tcBorders>
              <w:top w:val="nil"/>
              <w:left w:val="nil"/>
              <w:bottom w:val="nil"/>
              <w:right w:val="nil"/>
            </w:tcBorders>
            <w:shd w:val="clear" w:color="auto" w:fill="auto"/>
            <w:noWrap/>
            <w:vAlign w:val="bottom"/>
            <w:hideMark/>
          </w:tcPr>
          <w:p w14:paraId="6DE680FA"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0.014</w:t>
            </w:r>
          </w:p>
        </w:tc>
        <w:tc>
          <w:tcPr>
            <w:tcW w:w="1300" w:type="dxa"/>
            <w:tcBorders>
              <w:top w:val="nil"/>
              <w:left w:val="nil"/>
              <w:bottom w:val="nil"/>
              <w:right w:val="nil"/>
            </w:tcBorders>
            <w:shd w:val="clear" w:color="auto" w:fill="auto"/>
            <w:noWrap/>
            <w:vAlign w:val="bottom"/>
            <w:hideMark/>
          </w:tcPr>
          <w:p w14:paraId="3EEEE69D"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1.82</w:t>
            </w:r>
          </w:p>
        </w:tc>
        <w:tc>
          <w:tcPr>
            <w:tcW w:w="940" w:type="dxa"/>
            <w:tcBorders>
              <w:top w:val="nil"/>
              <w:left w:val="nil"/>
              <w:bottom w:val="nil"/>
              <w:right w:val="single" w:sz="4" w:space="0" w:color="auto"/>
            </w:tcBorders>
            <w:shd w:val="clear" w:color="auto" w:fill="auto"/>
            <w:noWrap/>
            <w:vAlign w:val="bottom"/>
            <w:hideMark/>
          </w:tcPr>
          <w:p w14:paraId="6E11EF2C"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0.07</w:t>
            </w:r>
          </w:p>
        </w:tc>
        <w:tc>
          <w:tcPr>
            <w:tcW w:w="1300" w:type="dxa"/>
            <w:tcBorders>
              <w:top w:val="nil"/>
              <w:left w:val="single" w:sz="4" w:space="0" w:color="auto"/>
              <w:bottom w:val="nil"/>
              <w:right w:val="nil"/>
            </w:tcBorders>
            <w:shd w:val="clear" w:color="auto" w:fill="auto"/>
            <w:noWrap/>
            <w:vAlign w:val="bottom"/>
            <w:hideMark/>
          </w:tcPr>
          <w:p w14:paraId="41115888"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0.019</w:t>
            </w:r>
          </w:p>
        </w:tc>
        <w:tc>
          <w:tcPr>
            <w:tcW w:w="1300" w:type="dxa"/>
            <w:tcBorders>
              <w:top w:val="nil"/>
              <w:left w:val="nil"/>
              <w:bottom w:val="nil"/>
              <w:right w:val="nil"/>
            </w:tcBorders>
            <w:shd w:val="clear" w:color="auto" w:fill="auto"/>
            <w:noWrap/>
            <w:vAlign w:val="bottom"/>
            <w:hideMark/>
          </w:tcPr>
          <w:p w14:paraId="517E2276"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2.49</w:t>
            </w:r>
          </w:p>
        </w:tc>
        <w:tc>
          <w:tcPr>
            <w:tcW w:w="869" w:type="dxa"/>
            <w:tcBorders>
              <w:top w:val="nil"/>
              <w:left w:val="nil"/>
              <w:bottom w:val="nil"/>
              <w:right w:val="nil"/>
            </w:tcBorders>
            <w:shd w:val="clear" w:color="auto" w:fill="auto"/>
            <w:noWrap/>
            <w:vAlign w:val="bottom"/>
            <w:hideMark/>
          </w:tcPr>
          <w:p w14:paraId="6EFCE686"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0.01</w:t>
            </w:r>
          </w:p>
        </w:tc>
      </w:tr>
      <w:tr w:rsidR="006D373A" w:rsidRPr="006D373A" w14:paraId="03A9A862" w14:textId="77777777" w:rsidTr="00F0214C">
        <w:trPr>
          <w:trHeight w:val="300"/>
        </w:trPr>
        <w:tc>
          <w:tcPr>
            <w:tcW w:w="1820" w:type="dxa"/>
            <w:tcBorders>
              <w:top w:val="nil"/>
              <w:left w:val="nil"/>
              <w:bottom w:val="nil"/>
              <w:right w:val="nil"/>
            </w:tcBorders>
            <w:shd w:val="clear" w:color="auto" w:fill="auto"/>
            <w:noWrap/>
            <w:vAlign w:val="bottom"/>
            <w:hideMark/>
          </w:tcPr>
          <w:p w14:paraId="53D4467C" w14:textId="77777777" w:rsidR="006D373A" w:rsidRPr="006D373A" w:rsidRDefault="006D373A" w:rsidP="006D373A">
            <w:pPr>
              <w:spacing w:after="0" w:line="240" w:lineRule="auto"/>
              <w:rPr>
                <w:color w:val="000000"/>
                <w:lang w:val="en-US" w:bidi="ar-SA"/>
              </w:rPr>
            </w:pPr>
            <w:r w:rsidRPr="006D373A">
              <w:rPr>
                <w:color w:val="000000"/>
                <w:lang w:val="en-US" w:bidi="ar-SA"/>
              </w:rPr>
              <w:t>meanbpsp2</w:t>
            </w:r>
          </w:p>
        </w:tc>
        <w:tc>
          <w:tcPr>
            <w:tcW w:w="1126" w:type="dxa"/>
            <w:tcBorders>
              <w:top w:val="nil"/>
              <w:left w:val="nil"/>
              <w:bottom w:val="nil"/>
              <w:right w:val="nil"/>
            </w:tcBorders>
            <w:shd w:val="clear" w:color="auto" w:fill="auto"/>
            <w:noWrap/>
            <w:vAlign w:val="bottom"/>
            <w:hideMark/>
          </w:tcPr>
          <w:p w14:paraId="11A0EB6D"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-0.170</w:t>
            </w:r>
          </w:p>
        </w:tc>
        <w:tc>
          <w:tcPr>
            <w:tcW w:w="1300" w:type="dxa"/>
            <w:tcBorders>
              <w:top w:val="nil"/>
              <w:left w:val="nil"/>
              <w:bottom w:val="nil"/>
              <w:right w:val="nil"/>
            </w:tcBorders>
            <w:shd w:val="clear" w:color="auto" w:fill="auto"/>
            <w:noWrap/>
            <w:vAlign w:val="bottom"/>
            <w:hideMark/>
          </w:tcPr>
          <w:p w14:paraId="6574690C"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-2.10</w:t>
            </w:r>
          </w:p>
        </w:tc>
        <w:tc>
          <w:tcPr>
            <w:tcW w:w="940" w:type="dxa"/>
            <w:tcBorders>
              <w:top w:val="nil"/>
              <w:left w:val="nil"/>
              <w:bottom w:val="nil"/>
              <w:right w:val="single" w:sz="4" w:space="0" w:color="auto"/>
            </w:tcBorders>
            <w:shd w:val="clear" w:color="auto" w:fill="auto"/>
            <w:noWrap/>
            <w:vAlign w:val="bottom"/>
            <w:hideMark/>
          </w:tcPr>
          <w:p w14:paraId="3DEED0E5"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0.04</w:t>
            </w:r>
          </w:p>
        </w:tc>
        <w:tc>
          <w:tcPr>
            <w:tcW w:w="1300" w:type="dxa"/>
            <w:tcBorders>
              <w:top w:val="nil"/>
              <w:left w:val="single" w:sz="4" w:space="0" w:color="auto"/>
              <w:bottom w:val="nil"/>
              <w:right w:val="nil"/>
            </w:tcBorders>
            <w:shd w:val="clear" w:color="auto" w:fill="auto"/>
            <w:noWrap/>
            <w:vAlign w:val="bottom"/>
            <w:hideMark/>
          </w:tcPr>
          <w:p w14:paraId="0DD0AB60"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-0.226</w:t>
            </w:r>
          </w:p>
        </w:tc>
        <w:tc>
          <w:tcPr>
            <w:tcW w:w="1300" w:type="dxa"/>
            <w:tcBorders>
              <w:top w:val="nil"/>
              <w:left w:val="nil"/>
              <w:bottom w:val="nil"/>
              <w:right w:val="nil"/>
            </w:tcBorders>
            <w:shd w:val="clear" w:color="auto" w:fill="auto"/>
            <w:noWrap/>
            <w:vAlign w:val="bottom"/>
            <w:hideMark/>
          </w:tcPr>
          <w:p w14:paraId="194B2E9C"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-2.89</w:t>
            </w:r>
          </w:p>
        </w:tc>
        <w:tc>
          <w:tcPr>
            <w:tcW w:w="869" w:type="dxa"/>
            <w:tcBorders>
              <w:top w:val="nil"/>
              <w:left w:val="nil"/>
              <w:bottom w:val="nil"/>
              <w:right w:val="nil"/>
            </w:tcBorders>
            <w:shd w:val="clear" w:color="auto" w:fill="auto"/>
            <w:noWrap/>
            <w:vAlign w:val="bottom"/>
            <w:hideMark/>
          </w:tcPr>
          <w:p w14:paraId="7447DB01"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0.00</w:t>
            </w:r>
          </w:p>
        </w:tc>
      </w:tr>
      <w:tr w:rsidR="006D373A" w:rsidRPr="006D373A" w14:paraId="2D33D47E" w14:textId="77777777" w:rsidTr="00F0214C">
        <w:trPr>
          <w:trHeight w:val="300"/>
        </w:trPr>
        <w:tc>
          <w:tcPr>
            <w:tcW w:w="1820" w:type="dxa"/>
            <w:tcBorders>
              <w:top w:val="nil"/>
              <w:left w:val="nil"/>
              <w:bottom w:val="nil"/>
              <w:right w:val="nil"/>
            </w:tcBorders>
            <w:shd w:val="clear" w:color="auto" w:fill="auto"/>
            <w:noWrap/>
            <w:vAlign w:val="bottom"/>
            <w:hideMark/>
          </w:tcPr>
          <w:p w14:paraId="1EAD6430" w14:textId="1FD33D8E" w:rsidR="006D373A" w:rsidRPr="006D373A" w:rsidRDefault="006D373A" w:rsidP="006D373A">
            <w:pPr>
              <w:spacing w:after="0" w:line="240" w:lineRule="auto"/>
              <w:rPr>
                <w:color w:val="000000"/>
                <w:lang w:val="en-US" w:bidi="ar-SA"/>
              </w:rPr>
            </w:pPr>
            <w:r w:rsidRPr="006D373A">
              <w:rPr>
                <w:color w:val="000000"/>
                <w:lang w:val="en-US" w:bidi="ar-SA"/>
              </w:rPr>
              <w:t>meanbpsp3</w:t>
            </w:r>
            <w:r w:rsidR="00113121">
              <w:rPr>
                <w:color w:val="000000"/>
                <w:lang w:val="en-US" w:bidi="ar-SA"/>
              </w:rPr>
              <w:t>*</w:t>
            </w:r>
          </w:p>
        </w:tc>
        <w:tc>
          <w:tcPr>
            <w:tcW w:w="1126" w:type="dxa"/>
            <w:tcBorders>
              <w:top w:val="nil"/>
              <w:left w:val="nil"/>
              <w:bottom w:val="nil"/>
              <w:right w:val="nil"/>
            </w:tcBorders>
            <w:shd w:val="clear" w:color="auto" w:fill="auto"/>
            <w:noWrap/>
            <w:vAlign w:val="bottom"/>
            <w:hideMark/>
          </w:tcPr>
          <w:p w14:paraId="7CE93BD5"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0.544</w:t>
            </w:r>
          </w:p>
        </w:tc>
        <w:tc>
          <w:tcPr>
            <w:tcW w:w="1300" w:type="dxa"/>
            <w:tcBorders>
              <w:top w:val="nil"/>
              <w:left w:val="nil"/>
              <w:bottom w:val="nil"/>
              <w:right w:val="nil"/>
            </w:tcBorders>
            <w:shd w:val="clear" w:color="auto" w:fill="auto"/>
            <w:noWrap/>
            <w:vAlign w:val="bottom"/>
            <w:hideMark/>
          </w:tcPr>
          <w:p w14:paraId="1AA955A3"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1.83</w:t>
            </w:r>
          </w:p>
        </w:tc>
        <w:tc>
          <w:tcPr>
            <w:tcW w:w="940" w:type="dxa"/>
            <w:tcBorders>
              <w:top w:val="nil"/>
              <w:left w:val="nil"/>
              <w:bottom w:val="nil"/>
              <w:right w:val="single" w:sz="4" w:space="0" w:color="auto"/>
            </w:tcBorders>
            <w:shd w:val="clear" w:color="auto" w:fill="auto"/>
            <w:noWrap/>
            <w:vAlign w:val="bottom"/>
            <w:hideMark/>
          </w:tcPr>
          <w:p w14:paraId="6D472069"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0.07</w:t>
            </w:r>
          </w:p>
        </w:tc>
        <w:tc>
          <w:tcPr>
            <w:tcW w:w="1300" w:type="dxa"/>
            <w:tcBorders>
              <w:top w:val="nil"/>
              <w:left w:val="single" w:sz="4" w:space="0" w:color="auto"/>
              <w:bottom w:val="nil"/>
              <w:right w:val="nil"/>
            </w:tcBorders>
            <w:shd w:val="clear" w:color="auto" w:fill="auto"/>
            <w:noWrap/>
            <w:vAlign w:val="bottom"/>
            <w:hideMark/>
          </w:tcPr>
          <w:p w14:paraId="5CB33FF3"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0.750</w:t>
            </w:r>
          </w:p>
        </w:tc>
        <w:tc>
          <w:tcPr>
            <w:tcW w:w="1300" w:type="dxa"/>
            <w:tcBorders>
              <w:top w:val="nil"/>
              <w:left w:val="nil"/>
              <w:bottom w:val="nil"/>
              <w:right w:val="nil"/>
            </w:tcBorders>
            <w:shd w:val="clear" w:color="auto" w:fill="auto"/>
            <w:noWrap/>
            <w:vAlign w:val="bottom"/>
            <w:hideMark/>
          </w:tcPr>
          <w:p w14:paraId="63A92504"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2.59</w:t>
            </w:r>
          </w:p>
        </w:tc>
        <w:tc>
          <w:tcPr>
            <w:tcW w:w="869" w:type="dxa"/>
            <w:tcBorders>
              <w:top w:val="nil"/>
              <w:left w:val="nil"/>
              <w:bottom w:val="nil"/>
              <w:right w:val="nil"/>
            </w:tcBorders>
            <w:shd w:val="clear" w:color="auto" w:fill="auto"/>
            <w:noWrap/>
            <w:vAlign w:val="bottom"/>
            <w:hideMark/>
          </w:tcPr>
          <w:p w14:paraId="6AFDFF30"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0.01</w:t>
            </w:r>
          </w:p>
        </w:tc>
      </w:tr>
      <w:tr w:rsidR="006D373A" w:rsidRPr="006D373A" w14:paraId="7A67C0E4" w14:textId="77777777" w:rsidTr="00F0214C">
        <w:trPr>
          <w:trHeight w:val="300"/>
        </w:trPr>
        <w:tc>
          <w:tcPr>
            <w:tcW w:w="1820" w:type="dxa"/>
            <w:tcBorders>
              <w:top w:val="nil"/>
              <w:left w:val="nil"/>
              <w:right w:val="nil"/>
            </w:tcBorders>
            <w:shd w:val="clear" w:color="auto" w:fill="auto"/>
            <w:noWrap/>
            <w:vAlign w:val="bottom"/>
            <w:hideMark/>
          </w:tcPr>
          <w:p w14:paraId="386BA996" w14:textId="05ED2DF5" w:rsidR="006D373A" w:rsidRPr="006D373A" w:rsidRDefault="006D373A" w:rsidP="006D373A">
            <w:pPr>
              <w:spacing w:after="0" w:line="240" w:lineRule="auto"/>
              <w:rPr>
                <w:color w:val="000000"/>
                <w:lang w:val="en-US" w:bidi="ar-SA"/>
              </w:rPr>
            </w:pPr>
            <w:r w:rsidRPr="006D373A">
              <w:rPr>
                <w:color w:val="000000"/>
                <w:lang w:val="en-US" w:bidi="ar-SA"/>
              </w:rPr>
              <w:t>meanbpsp4</w:t>
            </w:r>
            <w:r w:rsidR="00113121">
              <w:rPr>
                <w:color w:val="000000"/>
                <w:lang w:val="en-US" w:bidi="ar-SA"/>
              </w:rPr>
              <w:t>*</w:t>
            </w:r>
          </w:p>
        </w:tc>
        <w:tc>
          <w:tcPr>
            <w:tcW w:w="1126" w:type="dxa"/>
            <w:tcBorders>
              <w:top w:val="nil"/>
              <w:left w:val="nil"/>
              <w:right w:val="nil"/>
            </w:tcBorders>
            <w:shd w:val="clear" w:color="auto" w:fill="auto"/>
            <w:noWrap/>
            <w:vAlign w:val="bottom"/>
            <w:hideMark/>
          </w:tcPr>
          <w:p w14:paraId="1555A1BB"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-0.417</w:t>
            </w:r>
          </w:p>
        </w:tc>
        <w:tc>
          <w:tcPr>
            <w:tcW w:w="1300" w:type="dxa"/>
            <w:tcBorders>
              <w:top w:val="nil"/>
              <w:left w:val="nil"/>
              <w:right w:val="nil"/>
            </w:tcBorders>
            <w:shd w:val="clear" w:color="auto" w:fill="auto"/>
            <w:noWrap/>
            <w:vAlign w:val="bottom"/>
            <w:hideMark/>
          </w:tcPr>
          <w:p w14:paraId="112A4C4B"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-1.43</w:t>
            </w:r>
          </w:p>
        </w:tc>
        <w:tc>
          <w:tcPr>
            <w:tcW w:w="940" w:type="dxa"/>
            <w:tcBorders>
              <w:top w:val="nil"/>
              <w:left w:val="nil"/>
              <w:right w:val="single" w:sz="4" w:space="0" w:color="auto"/>
            </w:tcBorders>
            <w:shd w:val="clear" w:color="auto" w:fill="auto"/>
            <w:noWrap/>
            <w:vAlign w:val="bottom"/>
            <w:hideMark/>
          </w:tcPr>
          <w:p w14:paraId="1EBD860E"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0.15</w:t>
            </w:r>
          </w:p>
        </w:tc>
        <w:tc>
          <w:tcPr>
            <w:tcW w:w="1300" w:type="dxa"/>
            <w:tcBorders>
              <w:top w:val="nil"/>
              <w:left w:val="single" w:sz="4" w:space="0" w:color="auto"/>
              <w:right w:val="nil"/>
            </w:tcBorders>
            <w:shd w:val="clear" w:color="auto" w:fill="auto"/>
            <w:noWrap/>
            <w:vAlign w:val="bottom"/>
            <w:hideMark/>
          </w:tcPr>
          <w:p w14:paraId="67CC9263"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-0.612</w:t>
            </w:r>
          </w:p>
        </w:tc>
        <w:tc>
          <w:tcPr>
            <w:tcW w:w="1300" w:type="dxa"/>
            <w:tcBorders>
              <w:top w:val="nil"/>
              <w:left w:val="nil"/>
              <w:right w:val="nil"/>
            </w:tcBorders>
            <w:shd w:val="clear" w:color="auto" w:fill="auto"/>
            <w:noWrap/>
            <w:vAlign w:val="bottom"/>
            <w:hideMark/>
          </w:tcPr>
          <w:p w14:paraId="2E18CEDC"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-2.15</w:t>
            </w:r>
          </w:p>
        </w:tc>
        <w:tc>
          <w:tcPr>
            <w:tcW w:w="869" w:type="dxa"/>
            <w:tcBorders>
              <w:top w:val="nil"/>
              <w:left w:val="nil"/>
              <w:right w:val="nil"/>
            </w:tcBorders>
            <w:shd w:val="clear" w:color="auto" w:fill="auto"/>
            <w:noWrap/>
            <w:vAlign w:val="bottom"/>
            <w:hideMark/>
          </w:tcPr>
          <w:p w14:paraId="08C4A12C"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0.03</w:t>
            </w:r>
          </w:p>
        </w:tc>
      </w:tr>
      <w:tr w:rsidR="006D373A" w:rsidRPr="006D373A" w14:paraId="22F1775B" w14:textId="77777777" w:rsidTr="00F0214C">
        <w:trPr>
          <w:trHeight w:val="300"/>
        </w:trPr>
        <w:tc>
          <w:tcPr>
            <w:tcW w:w="1820" w:type="dxa"/>
            <w:tcBorders>
              <w:top w:val="nil"/>
              <w:left w:val="nil"/>
              <w:bottom w:val="single" w:sz="4" w:space="0" w:color="auto"/>
              <w:right w:val="nil"/>
            </w:tcBorders>
            <w:shd w:val="clear" w:color="auto" w:fill="auto"/>
            <w:noWrap/>
            <w:vAlign w:val="bottom"/>
            <w:hideMark/>
          </w:tcPr>
          <w:p w14:paraId="795FD599" w14:textId="77777777" w:rsidR="006D373A" w:rsidRPr="006D373A" w:rsidRDefault="006D373A" w:rsidP="006D373A">
            <w:pPr>
              <w:spacing w:after="0" w:line="240" w:lineRule="auto"/>
              <w:rPr>
                <w:color w:val="000000"/>
                <w:lang w:val="en-US" w:bidi="ar-SA"/>
              </w:rPr>
            </w:pPr>
            <w:r w:rsidRPr="006D373A">
              <w:rPr>
                <w:color w:val="000000"/>
                <w:lang w:val="en-US" w:bidi="ar-SA"/>
              </w:rPr>
              <w:lastRenderedPageBreak/>
              <w:t>_cons</w:t>
            </w:r>
          </w:p>
        </w:tc>
        <w:tc>
          <w:tcPr>
            <w:tcW w:w="1126" w:type="dxa"/>
            <w:tcBorders>
              <w:top w:val="nil"/>
              <w:left w:val="nil"/>
              <w:bottom w:val="single" w:sz="4" w:space="0" w:color="auto"/>
              <w:right w:val="nil"/>
            </w:tcBorders>
            <w:shd w:val="clear" w:color="auto" w:fill="auto"/>
            <w:noWrap/>
            <w:vAlign w:val="bottom"/>
            <w:hideMark/>
          </w:tcPr>
          <w:p w14:paraId="6C9248A3"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6.233</w:t>
            </w:r>
          </w:p>
        </w:tc>
        <w:tc>
          <w:tcPr>
            <w:tcW w:w="1300" w:type="dxa"/>
            <w:tcBorders>
              <w:top w:val="nil"/>
              <w:left w:val="nil"/>
              <w:bottom w:val="single" w:sz="4" w:space="0" w:color="auto"/>
              <w:right w:val="nil"/>
            </w:tcBorders>
            <w:shd w:val="clear" w:color="auto" w:fill="auto"/>
            <w:noWrap/>
            <w:vAlign w:val="bottom"/>
            <w:hideMark/>
          </w:tcPr>
          <w:p w14:paraId="42F9915F"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4.37</w:t>
            </w:r>
          </w:p>
        </w:tc>
        <w:tc>
          <w:tcPr>
            <w:tcW w:w="940" w:type="dxa"/>
            <w:tcBorders>
              <w:top w:val="nil"/>
              <w:left w:val="nil"/>
              <w:bottom w:val="single" w:sz="4" w:space="0" w:color="auto"/>
              <w:right w:val="single" w:sz="4" w:space="0" w:color="auto"/>
            </w:tcBorders>
            <w:shd w:val="clear" w:color="auto" w:fill="auto"/>
            <w:noWrap/>
            <w:vAlign w:val="bottom"/>
            <w:hideMark/>
          </w:tcPr>
          <w:p w14:paraId="7B4AC299"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0.00</w:t>
            </w:r>
          </w:p>
        </w:tc>
        <w:tc>
          <w:tcPr>
            <w:tcW w:w="1300" w:type="dxa"/>
            <w:tcBorders>
              <w:top w:val="nil"/>
              <w:left w:val="single" w:sz="4" w:space="0" w:color="auto"/>
              <w:bottom w:val="single" w:sz="4" w:space="0" w:color="auto"/>
              <w:right w:val="nil"/>
            </w:tcBorders>
            <w:shd w:val="clear" w:color="auto" w:fill="auto"/>
            <w:noWrap/>
            <w:vAlign w:val="bottom"/>
            <w:hideMark/>
          </w:tcPr>
          <w:p w14:paraId="7E1866A8"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7.629</w:t>
            </w:r>
          </w:p>
        </w:tc>
        <w:tc>
          <w:tcPr>
            <w:tcW w:w="1300" w:type="dxa"/>
            <w:tcBorders>
              <w:top w:val="nil"/>
              <w:left w:val="nil"/>
              <w:bottom w:val="single" w:sz="4" w:space="0" w:color="auto"/>
              <w:right w:val="nil"/>
            </w:tcBorders>
            <w:shd w:val="clear" w:color="auto" w:fill="auto"/>
            <w:noWrap/>
            <w:vAlign w:val="bottom"/>
            <w:hideMark/>
          </w:tcPr>
          <w:p w14:paraId="09273DA3"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5.71</w:t>
            </w:r>
          </w:p>
        </w:tc>
        <w:tc>
          <w:tcPr>
            <w:tcW w:w="869" w:type="dxa"/>
            <w:tcBorders>
              <w:top w:val="nil"/>
              <w:left w:val="nil"/>
              <w:bottom w:val="single" w:sz="4" w:space="0" w:color="auto"/>
              <w:right w:val="nil"/>
            </w:tcBorders>
            <w:shd w:val="clear" w:color="auto" w:fill="auto"/>
            <w:noWrap/>
            <w:vAlign w:val="bottom"/>
            <w:hideMark/>
          </w:tcPr>
          <w:p w14:paraId="41743A68" w14:textId="77777777" w:rsidR="006D373A" w:rsidRPr="006D373A" w:rsidRDefault="006D373A" w:rsidP="006D373A">
            <w:pPr>
              <w:spacing w:after="0" w:line="240" w:lineRule="auto"/>
              <w:jc w:val="center"/>
              <w:rPr>
                <w:color w:val="000000"/>
                <w:lang w:val="en-US" w:bidi="ar-SA"/>
              </w:rPr>
            </w:pPr>
            <w:r w:rsidRPr="006D373A">
              <w:rPr>
                <w:color w:val="000000"/>
                <w:lang w:val="en-US" w:bidi="ar-SA"/>
              </w:rPr>
              <w:t>0.00</w:t>
            </w:r>
          </w:p>
        </w:tc>
      </w:tr>
    </w:tbl>
    <w:p w14:paraId="7698CFFA" w14:textId="102C00B5" w:rsidR="006D373A" w:rsidRDefault="00113121" w:rsidP="00113121">
      <w:pPr>
        <w:spacing w:after="0" w:line="240" w:lineRule="auto"/>
        <w:rPr>
          <w:sz w:val="20"/>
        </w:rPr>
      </w:pPr>
      <w:r w:rsidRPr="00113121">
        <w:rPr>
          <w:sz w:val="20"/>
        </w:rPr>
        <w:t>1.</w:t>
      </w:r>
      <w:r>
        <w:rPr>
          <w:sz w:val="20"/>
        </w:rPr>
        <w:t xml:space="preserve"> </w:t>
      </w:r>
      <w:r w:rsidRPr="00113121">
        <w:rPr>
          <w:sz w:val="20"/>
        </w:rPr>
        <w:t xml:space="preserve">The difference between the Final model and Model 2 is that model 2 removes the outliers and influential observations. </w:t>
      </w:r>
    </w:p>
    <w:p w14:paraId="0323D435" w14:textId="4AAED888" w:rsidR="00113121" w:rsidRPr="00113121" w:rsidRDefault="00113121" w:rsidP="00113121">
      <w:pPr>
        <w:spacing w:after="0" w:line="240" w:lineRule="auto"/>
        <w:rPr>
          <w:sz w:val="20"/>
        </w:rPr>
      </w:pPr>
      <w:r>
        <w:rPr>
          <w:sz w:val="20"/>
        </w:rPr>
        <w:t>* Indicates variables are significant in model 2 when outliers and influential observations are removed</w:t>
      </w:r>
    </w:p>
    <w:p w14:paraId="7708BA69" w14:textId="77777777" w:rsidR="00113121" w:rsidRDefault="00113121" w:rsidP="00113121"/>
    <w:p w14:paraId="77012C88" w14:textId="2AD4F600" w:rsidR="00AA5C0C" w:rsidRPr="00AA5C0C" w:rsidRDefault="00AA5C0C" w:rsidP="00AA5C0C">
      <w:pPr>
        <w:spacing w:after="0" w:line="240" w:lineRule="auto"/>
        <w:rPr>
          <w:b/>
        </w:rPr>
      </w:pPr>
      <w:r w:rsidRPr="00AA5C0C">
        <w:rPr>
          <w:b/>
        </w:rPr>
        <w:t>STATA Do file Code</w:t>
      </w:r>
    </w:p>
    <w:p w14:paraId="45054EFA" w14:textId="77777777" w:rsidR="00AA5C0C" w:rsidRDefault="00AA5C0C" w:rsidP="00AA5C0C">
      <w:pPr>
        <w:spacing w:after="0" w:line="240" w:lineRule="auto"/>
      </w:pPr>
      <w:r>
        <w:t>*Summarize variables</w:t>
      </w:r>
    </w:p>
    <w:p w14:paraId="3FC30D73" w14:textId="46EE240F" w:rsidR="00AA5C0C" w:rsidRDefault="00AA5C0C" w:rsidP="00AA5C0C">
      <w:pPr>
        <w:spacing w:after="0" w:line="240" w:lineRule="auto"/>
      </w:pPr>
      <w:r>
        <w:t xml:space="preserve">summarize </w:t>
      </w:r>
      <w:proofErr w:type="spellStart"/>
      <w:r>
        <w:t>totcst</w:t>
      </w:r>
      <w:proofErr w:type="spellEnd"/>
      <w:r>
        <w:t xml:space="preserve"> age </w:t>
      </w:r>
      <w:proofErr w:type="spellStart"/>
      <w:r>
        <w:t>meanbp</w:t>
      </w:r>
      <w:proofErr w:type="spellEnd"/>
      <w:r>
        <w:t xml:space="preserve"> </w:t>
      </w:r>
      <w:proofErr w:type="spellStart"/>
      <w:r>
        <w:t>hrt</w:t>
      </w:r>
      <w:proofErr w:type="spellEnd"/>
      <w:r>
        <w:t xml:space="preserve"> temp </w:t>
      </w:r>
      <w:proofErr w:type="spellStart"/>
      <w:r>
        <w:t>pai</w:t>
      </w:r>
      <w:proofErr w:type="spellEnd"/>
      <w:r>
        <w:t xml:space="preserve"> </w:t>
      </w:r>
      <w:proofErr w:type="spellStart"/>
      <w:r>
        <w:t>alb</w:t>
      </w:r>
      <w:proofErr w:type="spellEnd"/>
      <w:r>
        <w:t xml:space="preserve"> </w:t>
      </w:r>
      <w:proofErr w:type="spellStart"/>
      <w:r>
        <w:t>scoma</w:t>
      </w:r>
      <w:proofErr w:type="spellEnd"/>
      <w:r>
        <w:t xml:space="preserve"> </w:t>
      </w:r>
      <w:proofErr w:type="spellStart"/>
      <w:r>
        <w:t>alb</w:t>
      </w:r>
      <w:proofErr w:type="spellEnd"/>
      <w:r>
        <w:t xml:space="preserve"> </w:t>
      </w:r>
      <w:proofErr w:type="spellStart"/>
      <w:r>
        <w:t>numco</w:t>
      </w:r>
      <w:proofErr w:type="spellEnd"/>
    </w:p>
    <w:p w14:paraId="2F645B47" w14:textId="38EA26EC" w:rsidR="00AA5C0C" w:rsidRDefault="00AA5C0C" w:rsidP="00AA5C0C">
      <w:pPr>
        <w:spacing w:after="0" w:line="240" w:lineRule="auto"/>
      </w:pPr>
      <w:r>
        <w:t xml:space="preserve">tab sex </w:t>
      </w:r>
    </w:p>
    <w:p w14:paraId="220AAAF5" w14:textId="09E3EC8D" w:rsidR="00AA5C0C" w:rsidRDefault="00AA5C0C" w:rsidP="00AA5C0C">
      <w:pPr>
        <w:spacing w:after="0" w:line="240" w:lineRule="auto"/>
      </w:pPr>
      <w:r>
        <w:t xml:space="preserve">tab </w:t>
      </w:r>
      <w:proofErr w:type="spellStart"/>
      <w:r>
        <w:t>dzgroup</w:t>
      </w:r>
      <w:proofErr w:type="spellEnd"/>
    </w:p>
    <w:p w14:paraId="3E888E43" w14:textId="07F69546" w:rsidR="00AA5C0C" w:rsidRDefault="00AA5C0C" w:rsidP="00AA5C0C">
      <w:pPr>
        <w:spacing w:after="0" w:line="240" w:lineRule="auto"/>
      </w:pPr>
      <w:r>
        <w:t>tab race</w:t>
      </w:r>
    </w:p>
    <w:p w14:paraId="17C67610" w14:textId="77777777" w:rsidR="00AA5C0C" w:rsidRDefault="00AA5C0C" w:rsidP="00AA5C0C">
      <w:pPr>
        <w:spacing w:after="0" w:line="240" w:lineRule="auto"/>
      </w:pPr>
      <w:r>
        <w:t xml:space="preserve">*verify normality of </w:t>
      </w:r>
      <w:proofErr w:type="spellStart"/>
      <w:r>
        <w:t>totcst</w:t>
      </w:r>
      <w:proofErr w:type="spellEnd"/>
    </w:p>
    <w:p w14:paraId="33ABEF7F" w14:textId="77777777" w:rsidR="00AA5C0C" w:rsidRDefault="00AA5C0C" w:rsidP="00AA5C0C">
      <w:pPr>
        <w:spacing w:after="0" w:line="240" w:lineRule="auto"/>
      </w:pPr>
      <w:r>
        <w:t xml:space="preserve">*histogram </w:t>
      </w:r>
      <w:proofErr w:type="spellStart"/>
      <w:r>
        <w:t>totct</w:t>
      </w:r>
      <w:proofErr w:type="spellEnd"/>
    </w:p>
    <w:p w14:paraId="660FB101" w14:textId="77777777" w:rsidR="00AA5C0C" w:rsidRDefault="00AA5C0C" w:rsidP="00AA5C0C">
      <w:pPr>
        <w:spacing w:after="0" w:line="240" w:lineRule="auto"/>
      </w:pPr>
      <w:r>
        <w:t xml:space="preserve">histogram </w:t>
      </w:r>
      <w:proofErr w:type="spellStart"/>
      <w:r>
        <w:t>totcst</w:t>
      </w:r>
      <w:proofErr w:type="spellEnd"/>
      <w:r>
        <w:t xml:space="preserve">, </w:t>
      </w:r>
      <w:proofErr w:type="spellStart"/>
      <w:r>
        <w:t>graphregion</w:t>
      </w:r>
      <w:proofErr w:type="spellEnd"/>
      <w:r>
        <w:t>(</w:t>
      </w:r>
      <w:proofErr w:type="spellStart"/>
      <w:r>
        <w:t>fcolor</w:t>
      </w:r>
      <w:proofErr w:type="spellEnd"/>
      <w:r>
        <w:t>(white))</w:t>
      </w:r>
    </w:p>
    <w:p w14:paraId="24B84AF6" w14:textId="19C94CD0" w:rsidR="00AA5C0C" w:rsidRDefault="00AA5C0C" w:rsidP="00AA5C0C">
      <w:pPr>
        <w:spacing w:after="0" w:line="240" w:lineRule="auto"/>
      </w:pPr>
      <w:r>
        <w:t>(bin=29, start=1162.4287, width=13424.071)</w:t>
      </w:r>
    </w:p>
    <w:p w14:paraId="4D2079BD" w14:textId="77777777" w:rsidR="00AA5C0C" w:rsidRDefault="00AA5C0C" w:rsidP="00AA5C0C">
      <w:pPr>
        <w:spacing w:after="0" w:line="240" w:lineRule="auto"/>
      </w:pPr>
      <w:r>
        <w:t>*</w:t>
      </w:r>
      <w:proofErr w:type="spellStart"/>
      <w:r>
        <w:t>logtransform</w:t>
      </w:r>
      <w:proofErr w:type="spellEnd"/>
      <w:r>
        <w:t xml:space="preserve"> </w:t>
      </w:r>
      <w:proofErr w:type="spellStart"/>
      <w:r>
        <w:t>totcst</w:t>
      </w:r>
      <w:proofErr w:type="spellEnd"/>
    </w:p>
    <w:p w14:paraId="6500B6B4" w14:textId="5A948BBF" w:rsidR="00AA5C0C" w:rsidRDefault="00AA5C0C" w:rsidP="00AA5C0C">
      <w:pPr>
        <w:spacing w:after="0" w:line="240" w:lineRule="auto"/>
      </w:pPr>
      <w:r>
        <w:t xml:space="preserve">generate </w:t>
      </w:r>
      <w:proofErr w:type="spellStart"/>
      <w:r>
        <w:t>log_totcst</w:t>
      </w:r>
      <w:proofErr w:type="spellEnd"/>
      <w:r>
        <w:t xml:space="preserve"> = log(</w:t>
      </w:r>
      <w:proofErr w:type="spellStart"/>
      <w:r>
        <w:t>totcst</w:t>
      </w:r>
      <w:proofErr w:type="spellEnd"/>
      <w:r>
        <w:t>)</w:t>
      </w:r>
    </w:p>
    <w:p w14:paraId="676E08E8" w14:textId="77777777" w:rsidR="00AA5C0C" w:rsidRDefault="00AA5C0C" w:rsidP="00AA5C0C">
      <w:pPr>
        <w:spacing w:after="0" w:line="240" w:lineRule="auto"/>
      </w:pPr>
      <w:r>
        <w:t>*histogram log total cost</w:t>
      </w:r>
    </w:p>
    <w:p w14:paraId="772F38A5" w14:textId="0FC20378" w:rsidR="00AA5C0C" w:rsidRDefault="00AA5C0C" w:rsidP="00AA5C0C">
      <w:pPr>
        <w:spacing w:after="0" w:line="240" w:lineRule="auto"/>
      </w:pPr>
      <w:r>
        <w:t xml:space="preserve">histogram </w:t>
      </w:r>
      <w:proofErr w:type="spellStart"/>
      <w:r>
        <w:t>log_totcst</w:t>
      </w:r>
      <w:proofErr w:type="spellEnd"/>
      <w:r>
        <w:t xml:space="preserve">, </w:t>
      </w:r>
      <w:proofErr w:type="spellStart"/>
      <w:r>
        <w:t>graphregion</w:t>
      </w:r>
      <w:proofErr w:type="spellEnd"/>
      <w:r>
        <w:t>(</w:t>
      </w:r>
      <w:proofErr w:type="spellStart"/>
      <w:r>
        <w:t>fcolor</w:t>
      </w:r>
      <w:proofErr w:type="spellEnd"/>
      <w:r>
        <w:t>(white))</w:t>
      </w:r>
    </w:p>
    <w:p w14:paraId="699D09D3" w14:textId="77777777" w:rsidR="00AA5C0C" w:rsidRDefault="00AA5C0C" w:rsidP="00AA5C0C">
      <w:pPr>
        <w:spacing w:after="0" w:line="240" w:lineRule="auto"/>
      </w:pPr>
      <w:r>
        <w:t xml:space="preserve">*delete </w:t>
      </w:r>
      <w:proofErr w:type="spellStart"/>
      <w:r>
        <w:t>totcst</w:t>
      </w:r>
      <w:proofErr w:type="spellEnd"/>
      <w:r>
        <w:t xml:space="preserve"> 0</w:t>
      </w:r>
    </w:p>
    <w:p w14:paraId="2AA03310" w14:textId="210BC758" w:rsidR="00AA5C0C" w:rsidRDefault="00AA5C0C" w:rsidP="00AA5C0C">
      <w:pPr>
        <w:spacing w:after="0" w:line="240" w:lineRule="auto"/>
      </w:pPr>
      <w:r>
        <w:t xml:space="preserve">drop if </w:t>
      </w:r>
      <w:proofErr w:type="spellStart"/>
      <w:r>
        <w:t>totcst</w:t>
      </w:r>
      <w:proofErr w:type="spellEnd"/>
      <w:r>
        <w:t xml:space="preserve"> ==0</w:t>
      </w:r>
    </w:p>
    <w:p w14:paraId="5ED3B7D0" w14:textId="77777777" w:rsidR="00AA5C0C" w:rsidRDefault="00AA5C0C" w:rsidP="00AA5C0C">
      <w:pPr>
        <w:spacing w:after="0" w:line="240" w:lineRule="auto"/>
      </w:pPr>
      <w:r>
        <w:t xml:space="preserve">*graphing a scatterplot matrix to visually identify </w:t>
      </w:r>
      <w:proofErr w:type="spellStart"/>
      <w:r>
        <w:t>multicollinearity</w:t>
      </w:r>
      <w:proofErr w:type="spellEnd"/>
      <w:r>
        <w:t xml:space="preserve"> </w:t>
      </w:r>
    </w:p>
    <w:p w14:paraId="52E7EAA5" w14:textId="5BEB5003" w:rsidR="00AA5C0C" w:rsidRDefault="00AA5C0C" w:rsidP="00AA5C0C">
      <w:pPr>
        <w:spacing w:after="0" w:line="240" w:lineRule="auto"/>
      </w:pPr>
      <w:r>
        <w:t xml:space="preserve">graph matrix </w:t>
      </w:r>
      <w:proofErr w:type="spellStart"/>
      <w:r>
        <w:t>log_totcst</w:t>
      </w:r>
      <w:proofErr w:type="spellEnd"/>
      <w:r>
        <w:t xml:space="preserve"> age </w:t>
      </w:r>
      <w:proofErr w:type="spellStart"/>
      <w:r>
        <w:t>numco</w:t>
      </w:r>
      <w:proofErr w:type="spellEnd"/>
      <w:r>
        <w:t xml:space="preserve"> </w:t>
      </w:r>
      <w:proofErr w:type="spellStart"/>
      <w:r>
        <w:t>scoma</w:t>
      </w:r>
      <w:proofErr w:type="spellEnd"/>
      <w:r>
        <w:t xml:space="preserve"> </w:t>
      </w:r>
      <w:proofErr w:type="spellStart"/>
      <w:r>
        <w:t>meanbp</w:t>
      </w:r>
      <w:proofErr w:type="spellEnd"/>
      <w:r>
        <w:t xml:space="preserve"> </w:t>
      </w:r>
      <w:proofErr w:type="spellStart"/>
      <w:r>
        <w:t>hrt</w:t>
      </w:r>
      <w:proofErr w:type="spellEnd"/>
      <w:r>
        <w:t xml:space="preserve"> temp </w:t>
      </w:r>
      <w:proofErr w:type="spellStart"/>
      <w:r>
        <w:t>pafi</w:t>
      </w:r>
      <w:proofErr w:type="spellEnd"/>
      <w:r>
        <w:t xml:space="preserve"> </w:t>
      </w:r>
      <w:proofErr w:type="spellStart"/>
      <w:r>
        <w:t>alb</w:t>
      </w:r>
      <w:proofErr w:type="spellEnd"/>
    </w:p>
    <w:p w14:paraId="26218CCA" w14:textId="77777777" w:rsidR="00AA5C0C" w:rsidRDefault="00AA5C0C" w:rsidP="00AA5C0C">
      <w:pPr>
        <w:spacing w:after="0" w:line="240" w:lineRule="auto"/>
      </w:pPr>
      <w:r>
        <w:t xml:space="preserve">*do a correlation </w:t>
      </w:r>
    </w:p>
    <w:p w14:paraId="19EBD041" w14:textId="1BC0DD07" w:rsidR="00AA5C0C" w:rsidRDefault="00AA5C0C" w:rsidP="00AA5C0C">
      <w:pPr>
        <w:spacing w:after="0" w:line="240" w:lineRule="auto"/>
      </w:pPr>
      <w:proofErr w:type="spellStart"/>
      <w:r>
        <w:t>corr</w:t>
      </w:r>
      <w:proofErr w:type="spellEnd"/>
      <w:r>
        <w:t xml:space="preserve"> </w:t>
      </w:r>
      <w:proofErr w:type="spellStart"/>
      <w:r>
        <w:t>log_totcst</w:t>
      </w:r>
      <w:proofErr w:type="spellEnd"/>
      <w:r>
        <w:t xml:space="preserve"> age </w:t>
      </w:r>
      <w:proofErr w:type="spellStart"/>
      <w:r>
        <w:t>numco</w:t>
      </w:r>
      <w:proofErr w:type="spellEnd"/>
      <w:r>
        <w:t xml:space="preserve"> </w:t>
      </w:r>
      <w:proofErr w:type="spellStart"/>
      <w:r>
        <w:t>scoma</w:t>
      </w:r>
      <w:proofErr w:type="spellEnd"/>
      <w:r>
        <w:t xml:space="preserve"> </w:t>
      </w:r>
      <w:proofErr w:type="spellStart"/>
      <w:r>
        <w:t>meanbp</w:t>
      </w:r>
      <w:proofErr w:type="spellEnd"/>
      <w:r>
        <w:t xml:space="preserve"> </w:t>
      </w:r>
      <w:proofErr w:type="spellStart"/>
      <w:r>
        <w:t>hrt</w:t>
      </w:r>
      <w:proofErr w:type="spellEnd"/>
      <w:r>
        <w:t xml:space="preserve"> temp </w:t>
      </w:r>
      <w:proofErr w:type="spellStart"/>
      <w:r>
        <w:t>pafi</w:t>
      </w:r>
      <w:proofErr w:type="spellEnd"/>
      <w:r>
        <w:t xml:space="preserve"> </w:t>
      </w:r>
      <w:proofErr w:type="spellStart"/>
      <w:r>
        <w:t>alb</w:t>
      </w:r>
      <w:proofErr w:type="spellEnd"/>
      <w:r>
        <w:t>, mean</w:t>
      </w:r>
    </w:p>
    <w:p w14:paraId="06A0FA93" w14:textId="77777777" w:rsidR="00AA5C0C" w:rsidRDefault="00AA5C0C" w:rsidP="00AA5C0C">
      <w:pPr>
        <w:spacing w:after="0" w:line="240" w:lineRule="auto"/>
      </w:pPr>
      <w:r>
        <w:t xml:space="preserve">*Run model with log total cost all other </w:t>
      </w:r>
      <w:proofErr w:type="spellStart"/>
      <w:r>
        <w:t>untrasformed</w:t>
      </w:r>
      <w:proofErr w:type="spellEnd"/>
      <w:r>
        <w:t xml:space="preserve"> </w:t>
      </w:r>
    </w:p>
    <w:p w14:paraId="68B98C47" w14:textId="77777777" w:rsidR="00AA5C0C" w:rsidRDefault="00AA5C0C" w:rsidP="00AA5C0C">
      <w:pPr>
        <w:spacing w:after="0" w:line="240" w:lineRule="auto"/>
      </w:pPr>
      <w:r>
        <w:t xml:space="preserve">xi: regress </w:t>
      </w:r>
      <w:proofErr w:type="spellStart"/>
      <w:r>
        <w:t>log_totcst</w:t>
      </w:r>
      <w:proofErr w:type="spellEnd"/>
      <w:r>
        <w:t xml:space="preserve"> </w:t>
      </w:r>
      <w:proofErr w:type="spellStart"/>
      <w:r>
        <w:t>pafi</w:t>
      </w:r>
      <w:proofErr w:type="spellEnd"/>
      <w:r>
        <w:t xml:space="preserve"> temp </w:t>
      </w:r>
      <w:proofErr w:type="spellStart"/>
      <w:r>
        <w:t>alb</w:t>
      </w:r>
      <w:proofErr w:type="spellEnd"/>
      <w:r>
        <w:t xml:space="preserve"> age </w:t>
      </w:r>
      <w:proofErr w:type="spellStart"/>
      <w:r>
        <w:t>i.dzgroup</w:t>
      </w:r>
      <w:proofErr w:type="spellEnd"/>
      <w:r>
        <w:t xml:space="preserve"> </w:t>
      </w:r>
      <w:proofErr w:type="spellStart"/>
      <w:r>
        <w:t>i.race</w:t>
      </w:r>
      <w:proofErr w:type="spellEnd"/>
      <w:r>
        <w:t xml:space="preserve"> </w:t>
      </w:r>
      <w:proofErr w:type="spellStart"/>
      <w:r>
        <w:t>i.sex</w:t>
      </w:r>
      <w:proofErr w:type="spellEnd"/>
      <w:r>
        <w:t xml:space="preserve"> </w:t>
      </w:r>
      <w:proofErr w:type="spellStart"/>
      <w:r>
        <w:t>hrt</w:t>
      </w:r>
      <w:proofErr w:type="spellEnd"/>
      <w:r>
        <w:t xml:space="preserve"> </w:t>
      </w:r>
      <w:proofErr w:type="spellStart"/>
      <w:r>
        <w:t>meanbp</w:t>
      </w:r>
      <w:proofErr w:type="spellEnd"/>
      <w:r>
        <w:t xml:space="preserve"> </w:t>
      </w:r>
      <w:proofErr w:type="spellStart"/>
      <w:r>
        <w:t>scoma</w:t>
      </w:r>
      <w:proofErr w:type="spellEnd"/>
      <w:r>
        <w:t xml:space="preserve"> </w:t>
      </w:r>
      <w:proofErr w:type="spellStart"/>
      <w:r>
        <w:t>numco</w:t>
      </w:r>
      <w:proofErr w:type="spellEnd"/>
    </w:p>
    <w:p w14:paraId="31476672" w14:textId="77777777" w:rsidR="00AA5C0C" w:rsidRDefault="00AA5C0C" w:rsidP="00AA5C0C">
      <w:pPr>
        <w:spacing w:after="0" w:line="240" w:lineRule="auto"/>
      </w:pPr>
      <w:r>
        <w:t>*</w:t>
      </w:r>
      <w:proofErr w:type="spellStart"/>
      <w:r>
        <w:t>scoma</w:t>
      </w:r>
      <w:proofErr w:type="spellEnd"/>
      <w:r>
        <w:t xml:space="preserve"> not a </w:t>
      </w:r>
      <w:proofErr w:type="spellStart"/>
      <w:r>
        <w:t>continous</w:t>
      </w:r>
      <w:proofErr w:type="spellEnd"/>
      <w:r>
        <w:t xml:space="preserve"> variable so need to do categorical</w:t>
      </w:r>
    </w:p>
    <w:p w14:paraId="1B31F769" w14:textId="77777777" w:rsidR="00AA5C0C" w:rsidRDefault="00AA5C0C" w:rsidP="00AA5C0C">
      <w:pPr>
        <w:spacing w:after="0" w:line="240" w:lineRule="auto"/>
      </w:pPr>
      <w:r>
        <w:t xml:space="preserve">xi: regress </w:t>
      </w:r>
      <w:proofErr w:type="spellStart"/>
      <w:r>
        <w:t>log_totcst</w:t>
      </w:r>
      <w:proofErr w:type="spellEnd"/>
      <w:r>
        <w:t xml:space="preserve"> </w:t>
      </w:r>
      <w:proofErr w:type="spellStart"/>
      <w:r>
        <w:t>pafi</w:t>
      </w:r>
      <w:proofErr w:type="spellEnd"/>
      <w:r>
        <w:t xml:space="preserve"> temp </w:t>
      </w:r>
      <w:proofErr w:type="spellStart"/>
      <w:r>
        <w:t>alb</w:t>
      </w:r>
      <w:proofErr w:type="spellEnd"/>
      <w:r>
        <w:t xml:space="preserve"> age </w:t>
      </w:r>
      <w:proofErr w:type="spellStart"/>
      <w:r>
        <w:t>i.dzgroup</w:t>
      </w:r>
      <w:proofErr w:type="spellEnd"/>
      <w:r>
        <w:t xml:space="preserve"> </w:t>
      </w:r>
      <w:proofErr w:type="spellStart"/>
      <w:r>
        <w:t>i.race</w:t>
      </w:r>
      <w:proofErr w:type="spellEnd"/>
      <w:r>
        <w:t xml:space="preserve"> </w:t>
      </w:r>
      <w:proofErr w:type="spellStart"/>
      <w:r>
        <w:t>i.sex</w:t>
      </w:r>
      <w:proofErr w:type="spellEnd"/>
      <w:r>
        <w:t xml:space="preserve"> </w:t>
      </w:r>
      <w:proofErr w:type="spellStart"/>
      <w:r>
        <w:t>hrt</w:t>
      </w:r>
      <w:proofErr w:type="spellEnd"/>
      <w:r>
        <w:t xml:space="preserve"> </w:t>
      </w:r>
      <w:proofErr w:type="spellStart"/>
      <w:r>
        <w:t>meanbp</w:t>
      </w:r>
      <w:proofErr w:type="spellEnd"/>
      <w:r>
        <w:t xml:space="preserve"> </w:t>
      </w:r>
      <w:proofErr w:type="spellStart"/>
      <w:r>
        <w:t>i.scoma</w:t>
      </w:r>
      <w:proofErr w:type="spellEnd"/>
      <w:r>
        <w:t xml:space="preserve"> </w:t>
      </w:r>
      <w:proofErr w:type="spellStart"/>
      <w:r>
        <w:t>numco</w:t>
      </w:r>
      <w:proofErr w:type="spellEnd"/>
    </w:p>
    <w:p w14:paraId="37181E70" w14:textId="50EC0C64" w:rsidR="00AA5C0C" w:rsidRDefault="00AA5C0C" w:rsidP="00AA5C0C">
      <w:pPr>
        <w:spacing w:after="0" w:line="240" w:lineRule="auto"/>
      </w:pPr>
      <w:r>
        <w:t xml:space="preserve">*Great but would exclude people with </w:t>
      </w:r>
      <w:proofErr w:type="spellStart"/>
      <w:r>
        <w:t>scoma</w:t>
      </w:r>
      <w:proofErr w:type="spellEnd"/>
      <w:r>
        <w:t xml:space="preserve"> values not in those groups so need to create new groups</w:t>
      </w:r>
    </w:p>
    <w:p w14:paraId="3354860E" w14:textId="77777777" w:rsidR="00AA5C0C" w:rsidRDefault="00AA5C0C" w:rsidP="00AA5C0C">
      <w:pPr>
        <w:spacing w:after="0" w:line="240" w:lineRule="auto"/>
      </w:pPr>
      <w:r>
        <w:t xml:space="preserve">*create new </w:t>
      </w:r>
      <w:proofErr w:type="spellStart"/>
      <w:r>
        <w:t>scomma</w:t>
      </w:r>
      <w:proofErr w:type="spellEnd"/>
      <w:r>
        <w:t xml:space="preserve"> categories </w:t>
      </w:r>
    </w:p>
    <w:p w14:paraId="4CA798FB" w14:textId="77777777" w:rsidR="00AA5C0C" w:rsidRDefault="00AA5C0C" w:rsidP="00AA5C0C">
      <w:pPr>
        <w:spacing w:after="0" w:line="240" w:lineRule="auto"/>
      </w:pPr>
      <w:proofErr w:type="spellStart"/>
      <w:r>
        <w:t>twoway</w:t>
      </w:r>
      <w:proofErr w:type="spellEnd"/>
      <w:r>
        <w:t xml:space="preserve"> (scatter </w:t>
      </w:r>
      <w:proofErr w:type="spellStart"/>
      <w:r>
        <w:t>log_totcst</w:t>
      </w:r>
      <w:proofErr w:type="spellEnd"/>
      <w:r>
        <w:t xml:space="preserve"> </w:t>
      </w:r>
      <w:proofErr w:type="spellStart"/>
      <w:r>
        <w:t>scoma</w:t>
      </w:r>
      <w:proofErr w:type="spellEnd"/>
      <w:r>
        <w:t>)</w:t>
      </w:r>
    </w:p>
    <w:p w14:paraId="54A4C37A" w14:textId="77777777" w:rsidR="00AA5C0C" w:rsidRDefault="00AA5C0C" w:rsidP="00AA5C0C">
      <w:pPr>
        <w:spacing w:after="0" w:line="240" w:lineRule="auto"/>
      </w:pPr>
      <w:r>
        <w:t xml:space="preserve">*generate </w:t>
      </w:r>
      <w:proofErr w:type="spellStart"/>
      <w:r>
        <w:t>scoma</w:t>
      </w:r>
      <w:proofErr w:type="spellEnd"/>
      <w:r>
        <w:t xml:space="preserve"> categories based on Support paper </w:t>
      </w:r>
      <w:proofErr w:type="spellStart"/>
      <w:r>
        <w:t>publsihed</w:t>
      </w:r>
      <w:proofErr w:type="spellEnd"/>
      <w:r>
        <w:t xml:space="preserve"> </w:t>
      </w:r>
    </w:p>
    <w:p w14:paraId="4FEC078B" w14:textId="77777777" w:rsidR="00AA5C0C" w:rsidRDefault="00AA5C0C" w:rsidP="00AA5C0C">
      <w:pPr>
        <w:spacing w:after="0" w:line="240" w:lineRule="auto"/>
      </w:pPr>
      <w:r>
        <w:t xml:space="preserve">*score 0-43 is normal 44 to 99 is </w:t>
      </w:r>
      <w:proofErr w:type="spellStart"/>
      <w:r>
        <w:t>intermideate</w:t>
      </w:r>
      <w:proofErr w:type="spellEnd"/>
      <w:r>
        <w:t xml:space="preserve"> and 100+ is deep</w:t>
      </w:r>
    </w:p>
    <w:p w14:paraId="2CEA52BD" w14:textId="77777777" w:rsidR="00AA5C0C" w:rsidRDefault="00AA5C0C" w:rsidP="00AA5C0C">
      <w:pPr>
        <w:spacing w:after="0" w:line="240" w:lineRule="auto"/>
      </w:pPr>
      <w:r>
        <w:t xml:space="preserve">generate </w:t>
      </w:r>
      <w:proofErr w:type="spellStart"/>
      <w:r>
        <w:t>scoma_paper</w:t>
      </w:r>
      <w:proofErr w:type="spellEnd"/>
      <w:r>
        <w:t xml:space="preserve"> 0/43=1</w:t>
      </w:r>
    </w:p>
    <w:p w14:paraId="3474DE13" w14:textId="77777777" w:rsidR="00AA5C0C" w:rsidRDefault="00AA5C0C" w:rsidP="00AA5C0C">
      <w:pPr>
        <w:spacing w:after="0" w:line="240" w:lineRule="auto"/>
      </w:pPr>
      <w:r>
        <w:t xml:space="preserve">generate </w:t>
      </w:r>
      <w:proofErr w:type="spellStart"/>
      <w:r>
        <w:t>scoma_paper</w:t>
      </w:r>
      <w:proofErr w:type="spellEnd"/>
      <w:r>
        <w:t>=</w:t>
      </w:r>
      <w:proofErr w:type="spellStart"/>
      <w:r>
        <w:t>scoma</w:t>
      </w:r>
      <w:proofErr w:type="spellEnd"/>
    </w:p>
    <w:p w14:paraId="02784856" w14:textId="77777777" w:rsidR="00AA5C0C" w:rsidRDefault="00AA5C0C" w:rsidP="00AA5C0C">
      <w:pPr>
        <w:spacing w:after="0" w:line="240" w:lineRule="auto"/>
      </w:pPr>
      <w:r>
        <w:t xml:space="preserve">recode </w:t>
      </w:r>
      <w:proofErr w:type="spellStart"/>
      <w:r>
        <w:t>scoma_paper</w:t>
      </w:r>
      <w:proofErr w:type="spellEnd"/>
      <w:r>
        <w:t xml:space="preserve"> 0/43=1</w:t>
      </w:r>
    </w:p>
    <w:p w14:paraId="5B7BBF04" w14:textId="77777777" w:rsidR="00AA5C0C" w:rsidRDefault="00AA5C0C" w:rsidP="00AA5C0C">
      <w:pPr>
        <w:spacing w:after="0" w:line="240" w:lineRule="auto"/>
      </w:pPr>
      <w:r>
        <w:t xml:space="preserve">recode </w:t>
      </w:r>
      <w:proofErr w:type="spellStart"/>
      <w:r>
        <w:t>scoma_paper</w:t>
      </w:r>
      <w:proofErr w:type="spellEnd"/>
      <w:r>
        <w:t xml:space="preserve"> 44/99=2</w:t>
      </w:r>
    </w:p>
    <w:p w14:paraId="355BEA00" w14:textId="77777777" w:rsidR="00AA5C0C" w:rsidRDefault="00AA5C0C" w:rsidP="00AA5C0C">
      <w:pPr>
        <w:spacing w:after="0" w:line="240" w:lineRule="auto"/>
      </w:pPr>
      <w:r>
        <w:t xml:space="preserve">recode </w:t>
      </w:r>
      <w:proofErr w:type="spellStart"/>
      <w:r>
        <w:t>scoma_paper</w:t>
      </w:r>
      <w:proofErr w:type="spellEnd"/>
      <w:r>
        <w:t xml:space="preserve"> 100=3</w:t>
      </w:r>
    </w:p>
    <w:p w14:paraId="222CE1E9" w14:textId="77777777" w:rsidR="00AA5C0C" w:rsidRDefault="00AA5C0C" w:rsidP="00AA5C0C">
      <w:pPr>
        <w:spacing w:after="0" w:line="240" w:lineRule="auto"/>
      </w:pPr>
      <w:r>
        <w:t xml:space="preserve">label define </w:t>
      </w:r>
      <w:proofErr w:type="spellStart"/>
      <w:r>
        <w:t>scoma_paper</w:t>
      </w:r>
      <w:proofErr w:type="spellEnd"/>
      <w:r>
        <w:t xml:space="preserve"> 1 "normal" 2 "Intermediate" 3 "Deep Coma", replace</w:t>
      </w:r>
    </w:p>
    <w:p w14:paraId="2EE36E4E" w14:textId="77777777" w:rsidR="00AA5C0C" w:rsidRDefault="00AA5C0C" w:rsidP="00AA5C0C">
      <w:pPr>
        <w:spacing w:after="0" w:line="240" w:lineRule="auto"/>
      </w:pPr>
      <w:r>
        <w:t xml:space="preserve">label values </w:t>
      </w:r>
      <w:proofErr w:type="spellStart"/>
      <w:r>
        <w:t>scoma_paper</w:t>
      </w:r>
      <w:proofErr w:type="spellEnd"/>
      <w:r>
        <w:t xml:space="preserve"> </w:t>
      </w:r>
      <w:proofErr w:type="spellStart"/>
      <w:r>
        <w:t>scoma_paper</w:t>
      </w:r>
      <w:proofErr w:type="spellEnd"/>
    </w:p>
    <w:p w14:paraId="660B64D3" w14:textId="77777777" w:rsidR="00AA5C0C" w:rsidRDefault="00AA5C0C" w:rsidP="00AA5C0C">
      <w:pPr>
        <w:spacing w:after="0" w:line="240" w:lineRule="auto"/>
      </w:pPr>
      <w:r>
        <w:t xml:space="preserve">label variable </w:t>
      </w:r>
      <w:proofErr w:type="spellStart"/>
      <w:r>
        <w:t>scoma_paper</w:t>
      </w:r>
      <w:proofErr w:type="spellEnd"/>
      <w:r>
        <w:t xml:space="preserve"> "</w:t>
      </w:r>
      <w:proofErr w:type="spellStart"/>
      <w:r>
        <w:t>scoma_paper</w:t>
      </w:r>
      <w:proofErr w:type="spellEnd"/>
      <w:r>
        <w:t>"</w:t>
      </w:r>
    </w:p>
    <w:p w14:paraId="5E27DF39" w14:textId="77777777" w:rsidR="00AA5C0C" w:rsidRDefault="00AA5C0C" w:rsidP="00AA5C0C">
      <w:pPr>
        <w:spacing w:after="0" w:line="240" w:lineRule="auto"/>
      </w:pPr>
      <w:r>
        <w:t xml:space="preserve">xi: regress </w:t>
      </w:r>
      <w:proofErr w:type="spellStart"/>
      <w:r>
        <w:t>log_totcst</w:t>
      </w:r>
      <w:proofErr w:type="spellEnd"/>
      <w:r>
        <w:t xml:space="preserve"> </w:t>
      </w:r>
      <w:proofErr w:type="spellStart"/>
      <w:r>
        <w:t>pafi</w:t>
      </w:r>
      <w:proofErr w:type="spellEnd"/>
      <w:r>
        <w:t xml:space="preserve"> temp </w:t>
      </w:r>
      <w:proofErr w:type="spellStart"/>
      <w:r>
        <w:t>alb</w:t>
      </w:r>
      <w:proofErr w:type="spellEnd"/>
      <w:r>
        <w:t xml:space="preserve"> age </w:t>
      </w:r>
      <w:proofErr w:type="spellStart"/>
      <w:r>
        <w:t>i.dzgroup</w:t>
      </w:r>
      <w:proofErr w:type="spellEnd"/>
      <w:r>
        <w:t xml:space="preserve"> </w:t>
      </w:r>
      <w:proofErr w:type="spellStart"/>
      <w:r>
        <w:t>i.race</w:t>
      </w:r>
      <w:proofErr w:type="spellEnd"/>
      <w:r>
        <w:t xml:space="preserve"> </w:t>
      </w:r>
      <w:proofErr w:type="spellStart"/>
      <w:r>
        <w:t>i.sex</w:t>
      </w:r>
      <w:proofErr w:type="spellEnd"/>
      <w:r>
        <w:t xml:space="preserve">  </w:t>
      </w:r>
      <w:proofErr w:type="spellStart"/>
      <w:r>
        <w:t>i.scoma_paper</w:t>
      </w:r>
      <w:proofErr w:type="spellEnd"/>
      <w:r>
        <w:t xml:space="preserve"> </w:t>
      </w:r>
      <w:proofErr w:type="spellStart"/>
      <w:r>
        <w:t>numco</w:t>
      </w:r>
      <w:proofErr w:type="spellEnd"/>
      <w:r>
        <w:t xml:space="preserve"> </w:t>
      </w:r>
      <w:proofErr w:type="spellStart"/>
      <w:r>
        <w:t>hrt</w:t>
      </w:r>
      <w:proofErr w:type="spellEnd"/>
      <w:r>
        <w:t xml:space="preserve"> </w:t>
      </w:r>
      <w:proofErr w:type="spellStart"/>
      <w:r>
        <w:t>meanbp</w:t>
      </w:r>
      <w:proofErr w:type="spellEnd"/>
    </w:p>
    <w:p w14:paraId="5DD28A78" w14:textId="0AA430AC" w:rsidR="00AA5C0C" w:rsidRDefault="00AA5C0C" w:rsidP="00AA5C0C">
      <w:pPr>
        <w:spacing w:after="0" w:line="240" w:lineRule="auto"/>
      </w:pPr>
      <w:r>
        <w:t xml:space="preserve">xi: regress </w:t>
      </w:r>
      <w:proofErr w:type="spellStart"/>
      <w:r>
        <w:t>log_totcst</w:t>
      </w:r>
      <w:proofErr w:type="spellEnd"/>
      <w:r>
        <w:t xml:space="preserve"> </w:t>
      </w:r>
      <w:proofErr w:type="spellStart"/>
      <w:r>
        <w:t>pafi</w:t>
      </w:r>
      <w:proofErr w:type="spellEnd"/>
      <w:r>
        <w:t xml:space="preserve"> temp </w:t>
      </w:r>
      <w:proofErr w:type="spellStart"/>
      <w:r>
        <w:t>alb</w:t>
      </w:r>
      <w:proofErr w:type="spellEnd"/>
      <w:r>
        <w:t xml:space="preserve"> age </w:t>
      </w:r>
      <w:proofErr w:type="spellStart"/>
      <w:r>
        <w:t>i.dzgroup</w:t>
      </w:r>
      <w:proofErr w:type="spellEnd"/>
      <w:r>
        <w:t xml:space="preserve"> </w:t>
      </w:r>
      <w:proofErr w:type="spellStart"/>
      <w:r>
        <w:t>i.race</w:t>
      </w:r>
      <w:proofErr w:type="spellEnd"/>
      <w:r>
        <w:t xml:space="preserve"> </w:t>
      </w:r>
      <w:proofErr w:type="spellStart"/>
      <w:r>
        <w:t>i.sex</w:t>
      </w:r>
      <w:proofErr w:type="spellEnd"/>
      <w:r>
        <w:t xml:space="preserve">  </w:t>
      </w:r>
      <w:proofErr w:type="spellStart"/>
      <w:r>
        <w:t>i.scoma</w:t>
      </w:r>
      <w:proofErr w:type="spellEnd"/>
      <w:r>
        <w:t xml:space="preserve"> </w:t>
      </w:r>
      <w:proofErr w:type="spellStart"/>
      <w:r>
        <w:t>numco</w:t>
      </w:r>
      <w:proofErr w:type="spellEnd"/>
      <w:r>
        <w:t xml:space="preserve"> </w:t>
      </w:r>
      <w:proofErr w:type="spellStart"/>
      <w:r>
        <w:t>hrt</w:t>
      </w:r>
      <w:proofErr w:type="spellEnd"/>
      <w:r>
        <w:t xml:space="preserve"> </w:t>
      </w:r>
      <w:proofErr w:type="spellStart"/>
      <w:r>
        <w:t>meanbp</w:t>
      </w:r>
      <w:proofErr w:type="spellEnd"/>
    </w:p>
    <w:p w14:paraId="7116FCC0" w14:textId="77777777" w:rsidR="00AA5C0C" w:rsidRDefault="00AA5C0C" w:rsidP="00AA5C0C">
      <w:pPr>
        <w:spacing w:after="0" w:line="240" w:lineRule="auto"/>
      </w:pPr>
      <w:r>
        <w:t xml:space="preserve">*seems like improvements were not made so now </w:t>
      </w:r>
      <w:proofErr w:type="spellStart"/>
      <w:r>
        <w:t>lets</w:t>
      </w:r>
      <w:proofErr w:type="spellEnd"/>
      <w:r>
        <w:t xml:space="preserve"> re do </w:t>
      </w:r>
      <w:proofErr w:type="spellStart"/>
      <w:r>
        <w:t>scoma</w:t>
      </w:r>
      <w:proofErr w:type="spellEnd"/>
      <w:r>
        <w:t xml:space="preserve"> with different breaks </w:t>
      </w:r>
    </w:p>
    <w:p w14:paraId="19EB45D1" w14:textId="77777777" w:rsidR="00AA5C0C" w:rsidRDefault="00AA5C0C" w:rsidP="00AA5C0C">
      <w:pPr>
        <w:spacing w:after="0" w:line="240" w:lineRule="auto"/>
      </w:pPr>
      <w:r>
        <w:t xml:space="preserve">drop </w:t>
      </w:r>
      <w:proofErr w:type="spellStart"/>
      <w:r>
        <w:t>scoma_paper</w:t>
      </w:r>
      <w:proofErr w:type="spellEnd"/>
    </w:p>
    <w:p w14:paraId="71E22456" w14:textId="77777777" w:rsidR="00AA5C0C" w:rsidRDefault="00AA5C0C" w:rsidP="00AA5C0C">
      <w:pPr>
        <w:spacing w:after="0" w:line="240" w:lineRule="auto"/>
      </w:pPr>
      <w:r>
        <w:t xml:space="preserve">*recoding </w:t>
      </w:r>
      <w:proofErr w:type="spellStart"/>
      <w:r>
        <w:t>scoma</w:t>
      </w:r>
      <w:proofErr w:type="spellEnd"/>
      <w:r>
        <w:t xml:space="preserve"> to see if improvement can be made based on natural breaks </w:t>
      </w:r>
    </w:p>
    <w:p w14:paraId="0B98E70A" w14:textId="77777777" w:rsidR="00AA5C0C" w:rsidRDefault="00AA5C0C" w:rsidP="00AA5C0C">
      <w:pPr>
        <w:spacing w:after="0" w:line="240" w:lineRule="auto"/>
      </w:pPr>
      <w:r>
        <w:t xml:space="preserve">generate </w:t>
      </w:r>
      <w:proofErr w:type="spellStart"/>
      <w:r>
        <w:t>scoma_paper</w:t>
      </w:r>
      <w:proofErr w:type="spellEnd"/>
      <w:r>
        <w:t>=</w:t>
      </w:r>
      <w:proofErr w:type="spellStart"/>
      <w:r>
        <w:t>scoma</w:t>
      </w:r>
      <w:proofErr w:type="spellEnd"/>
    </w:p>
    <w:p w14:paraId="03E41E6A" w14:textId="77777777" w:rsidR="00AA5C0C" w:rsidRDefault="00AA5C0C" w:rsidP="00AA5C0C">
      <w:pPr>
        <w:spacing w:after="0" w:line="240" w:lineRule="auto"/>
      </w:pPr>
      <w:r>
        <w:t xml:space="preserve">recode </w:t>
      </w:r>
      <w:proofErr w:type="spellStart"/>
      <w:r>
        <w:t>scoma_paper</w:t>
      </w:r>
      <w:proofErr w:type="spellEnd"/>
      <w:r>
        <w:t xml:space="preserve"> 0/20=1</w:t>
      </w:r>
    </w:p>
    <w:p w14:paraId="616F6953" w14:textId="77777777" w:rsidR="00AA5C0C" w:rsidRDefault="00AA5C0C" w:rsidP="00AA5C0C">
      <w:pPr>
        <w:spacing w:after="0" w:line="240" w:lineRule="auto"/>
      </w:pPr>
      <w:r>
        <w:t xml:space="preserve">recode </w:t>
      </w:r>
      <w:proofErr w:type="spellStart"/>
      <w:r>
        <w:t>scoma_paper</w:t>
      </w:r>
      <w:proofErr w:type="spellEnd"/>
      <w:r>
        <w:t xml:space="preserve"> 21/70=2</w:t>
      </w:r>
    </w:p>
    <w:p w14:paraId="0A28846D" w14:textId="77777777" w:rsidR="00AA5C0C" w:rsidRDefault="00AA5C0C" w:rsidP="00AA5C0C">
      <w:pPr>
        <w:spacing w:after="0" w:line="240" w:lineRule="auto"/>
      </w:pPr>
      <w:r>
        <w:lastRenderedPageBreak/>
        <w:t xml:space="preserve">recode </w:t>
      </w:r>
      <w:proofErr w:type="spellStart"/>
      <w:r>
        <w:t>scoma_paper</w:t>
      </w:r>
      <w:proofErr w:type="spellEnd"/>
      <w:r>
        <w:t xml:space="preserve"> 71/100=3</w:t>
      </w:r>
    </w:p>
    <w:p w14:paraId="4F6CF2F5" w14:textId="77777777" w:rsidR="00AA5C0C" w:rsidRDefault="00AA5C0C" w:rsidP="00AA5C0C">
      <w:pPr>
        <w:spacing w:after="0" w:line="240" w:lineRule="auto"/>
      </w:pPr>
      <w:r>
        <w:t xml:space="preserve">label define </w:t>
      </w:r>
      <w:proofErr w:type="spellStart"/>
      <w:r>
        <w:t>scoma_paper</w:t>
      </w:r>
      <w:proofErr w:type="spellEnd"/>
      <w:r>
        <w:t xml:space="preserve"> 1 "normal" 2 "Intermediate" 3 "Deep Coma", replace</w:t>
      </w:r>
    </w:p>
    <w:p w14:paraId="21B18509" w14:textId="77777777" w:rsidR="00AA5C0C" w:rsidRDefault="00AA5C0C" w:rsidP="00AA5C0C">
      <w:pPr>
        <w:spacing w:after="0" w:line="240" w:lineRule="auto"/>
      </w:pPr>
      <w:r>
        <w:t xml:space="preserve">label values </w:t>
      </w:r>
      <w:proofErr w:type="spellStart"/>
      <w:r>
        <w:t>scoma_paper</w:t>
      </w:r>
      <w:proofErr w:type="spellEnd"/>
      <w:r>
        <w:t xml:space="preserve"> </w:t>
      </w:r>
      <w:proofErr w:type="spellStart"/>
      <w:r>
        <w:t>scoma_paper</w:t>
      </w:r>
      <w:proofErr w:type="spellEnd"/>
    </w:p>
    <w:p w14:paraId="3249708E" w14:textId="77777777" w:rsidR="00AA5C0C" w:rsidRDefault="00AA5C0C" w:rsidP="00AA5C0C">
      <w:pPr>
        <w:spacing w:after="0" w:line="240" w:lineRule="auto"/>
      </w:pPr>
      <w:r>
        <w:t xml:space="preserve">label variable </w:t>
      </w:r>
      <w:proofErr w:type="spellStart"/>
      <w:r>
        <w:t>scoma_paper</w:t>
      </w:r>
      <w:proofErr w:type="spellEnd"/>
      <w:r>
        <w:t xml:space="preserve"> "</w:t>
      </w:r>
      <w:proofErr w:type="spellStart"/>
      <w:r>
        <w:t>scoma_paper</w:t>
      </w:r>
      <w:proofErr w:type="spellEnd"/>
      <w:r>
        <w:t>"</w:t>
      </w:r>
    </w:p>
    <w:p w14:paraId="466FB999" w14:textId="77777777" w:rsidR="00AA5C0C" w:rsidRDefault="00AA5C0C" w:rsidP="00AA5C0C">
      <w:pPr>
        <w:spacing w:after="0" w:line="240" w:lineRule="auto"/>
      </w:pPr>
      <w:r>
        <w:t xml:space="preserve">* now run with new </w:t>
      </w:r>
      <w:proofErr w:type="spellStart"/>
      <w:r>
        <w:t>scoma</w:t>
      </w:r>
      <w:proofErr w:type="spellEnd"/>
      <w:r>
        <w:t xml:space="preserve"> </w:t>
      </w:r>
    </w:p>
    <w:p w14:paraId="1718EB3A" w14:textId="57EBEFE1" w:rsidR="00AA5C0C" w:rsidRDefault="00AA5C0C" w:rsidP="00AA5C0C">
      <w:pPr>
        <w:spacing w:after="0" w:line="240" w:lineRule="auto"/>
      </w:pPr>
      <w:r>
        <w:t xml:space="preserve">xi: regress </w:t>
      </w:r>
      <w:proofErr w:type="spellStart"/>
      <w:r>
        <w:t>log_totcst</w:t>
      </w:r>
      <w:proofErr w:type="spellEnd"/>
      <w:r>
        <w:t xml:space="preserve"> </w:t>
      </w:r>
      <w:proofErr w:type="spellStart"/>
      <w:r>
        <w:t>pafi</w:t>
      </w:r>
      <w:proofErr w:type="spellEnd"/>
      <w:r>
        <w:t xml:space="preserve"> temp </w:t>
      </w:r>
      <w:proofErr w:type="spellStart"/>
      <w:r>
        <w:t>alb</w:t>
      </w:r>
      <w:proofErr w:type="spellEnd"/>
      <w:r>
        <w:t xml:space="preserve"> age </w:t>
      </w:r>
      <w:proofErr w:type="spellStart"/>
      <w:r>
        <w:t>i.dzgroup</w:t>
      </w:r>
      <w:proofErr w:type="spellEnd"/>
      <w:r>
        <w:t xml:space="preserve"> </w:t>
      </w:r>
      <w:proofErr w:type="spellStart"/>
      <w:r>
        <w:t>i.race</w:t>
      </w:r>
      <w:proofErr w:type="spellEnd"/>
      <w:r>
        <w:t xml:space="preserve"> </w:t>
      </w:r>
      <w:proofErr w:type="spellStart"/>
      <w:r>
        <w:t>i.sex</w:t>
      </w:r>
      <w:proofErr w:type="spellEnd"/>
      <w:r>
        <w:t xml:space="preserve">  </w:t>
      </w:r>
      <w:proofErr w:type="spellStart"/>
      <w:r>
        <w:t>scoma_paper</w:t>
      </w:r>
      <w:proofErr w:type="spellEnd"/>
      <w:r>
        <w:t xml:space="preserve"> </w:t>
      </w:r>
      <w:proofErr w:type="spellStart"/>
      <w:r>
        <w:t>numco</w:t>
      </w:r>
      <w:proofErr w:type="spellEnd"/>
      <w:r>
        <w:t xml:space="preserve"> </w:t>
      </w:r>
      <w:proofErr w:type="spellStart"/>
      <w:r>
        <w:t>hrt</w:t>
      </w:r>
      <w:proofErr w:type="spellEnd"/>
      <w:r>
        <w:t xml:space="preserve"> </w:t>
      </w:r>
      <w:proofErr w:type="spellStart"/>
      <w:r>
        <w:t>meanbp</w:t>
      </w:r>
      <w:proofErr w:type="spellEnd"/>
    </w:p>
    <w:p w14:paraId="3204DA40" w14:textId="77777777" w:rsidR="00AA5C0C" w:rsidRDefault="00AA5C0C" w:rsidP="00AA5C0C">
      <w:pPr>
        <w:spacing w:after="0" w:line="240" w:lineRule="auto"/>
      </w:pPr>
      <w:r>
        <w:t xml:space="preserve">*So decided not to do continues since grouping improved model but not the numbers exactly on paper </w:t>
      </w:r>
    </w:p>
    <w:p w14:paraId="7F359C58" w14:textId="77777777" w:rsidR="00AA5C0C" w:rsidRDefault="00AA5C0C" w:rsidP="00AA5C0C">
      <w:pPr>
        <w:spacing w:after="0" w:line="240" w:lineRule="auto"/>
      </w:pPr>
      <w:r>
        <w:t xml:space="preserve">*so redefined based on natural breaks which can be </w:t>
      </w:r>
      <w:proofErr w:type="spellStart"/>
      <w:r>
        <w:t>seened</w:t>
      </w:r>
      <w:proofErr w:type="spellEnd"/>
      <w:r>
        <w:t xml:space="preserve"> when graphed </w:t>
      </w:r>
    </w:p>
    <w:p w14:paraId="46BBC6AB" w14:textId="77777777" w:rsidR="00AA5C0C" w:rsidRDefault="00AA5C0C" w:rsidP="00AA5C0C">
      <w:pPr>
        <w:spacing w:after="0" w:line="240" w:lineRule="auto"/>
      </w:pPr>
      <w:r>
        <w:t>*</w:t>
      </w:r>
      <w:proofErr w:type="spellStart"/>
      <w:r>
        <w:t>couldnt</w:t>
      </w:r>
      <w:proofErr w:type="spellEnd"/>
      <w:r>
        <w:t xml:space="preserve"> do classes on regular data because this would exclude people who did not fall in those ranges</w:t>
      </w:r>
    </w:p>
    <w:p w14:paraId="5190FE44" w14:textId="115E69D3" w:rsidR="00AA5C0C" w:rsidRDefault="00AA5C0C" w:rsidP="00AA5C0C">
      <w:pPr>
        <w:spacing w:after="0" w:line="240" w:lineRule="auto"/>
      </w:pPr>
      <w:proofErr w:type="spellStart"/>
      <w:r>
        <w:t>twoway</w:t>
      </w:r>
      <w:proofErr w:type="spellEnd"/>
      <w:r>
        <w:t xml:space="preserve"> (scatter </w:t>
      </w:r>
      <w:proofErr w:type="spellStart"/>
      <w:r>
        <w:t>log_totcst</w:t>
      </w:r>
      <w:proofErr w:type="spellEnd"/>
      <w:r>
        <w:t xml:space="preserve"> </w:t>
      </w:r>
      <w:proofErr w:type="spellStart"/>
      <w:r>
        <w:t>scoma_paper</w:t>
      </w:r>
      <w:proofErr w:type="spellEnd"/>
      <w:r>
        <w:t>)</w:t>
      </w:r>
    </w:p>
    <w:p w14:paraId="42774FB8" w14:textId="77777777" w:rsidR="00AA5C0C" w:rsidRDefault="00AA5C0C" w:rsidP="00AA5C0C">
      <w:pPr>
        <w:spacing w:after="0" w:line="240" w:lineRule="auto"/>
      </w:pPr>
      <w:r>
        <w:t xml:space="preserve">*creating the spline for heart </w:t>
      </w:r>
      <w:proofErr w:type="spellStart"/>
      <w:r>
        <w:t>vairbale</w:t>
      </w:r>
      <w:proofErr w:type="spellEnd"/>
    </w:p>
    <w:p w14:paraId="2DA7DC37" w14:textId="3EDFBD6C" w:rsidR="00AA5C0C" w:rsidRDefault="00AA5C0C" w:rsidP="00AA5C0C">
      <w:pPr>
        <w:spacing w:after="0" w:line="240" w:lineRule="auto"/>
      </w:pPr>
      <w:proofErr w:type="spellStart"/>
      <w:r>
        <w:t>mkspline</w:t>
      </w:r>
      <w:proofErr w:type="spellEnd"/>
      <w:r>
        <w:t xml:space="preserve"> </w:t>
      </w:r>
      <w:proofErr w:type="spellStart"/>
      <w:r>
        <w:t>hrtsp</w:t>
      </w:r>
      <w:proofErr w:type="spellEnd"/>
      <w:r>
        <w:t xml:space="preserve"> = </w:t>
      </w:r>
      <w:proofErr w:type="spellStart"/>
      <w:r>
        <w:t>hrt</w:t>
      </w:r>
      <w:proofErr w:type="spellEnd"/>
      <w:r>
        <w:t xml:space="preserve">, cubic </w:t>
      </w:r>
      <w:proofErr w:type="spellStart"/>
      <w:r>
        <w:t>displayknots</w:t>
      </w:r>
      <w:proofErr w:type="spellEnd"/>
    </w:p>
    <w:p w14:paraId="1BB7F43D" w14:textId="77777777" w:rsidR="00AA5C0C" w:rsidRDefault="00AA5C0C" w:rsidP="00AA5C0C">
      <w:pPr>
        <w:spacing w:after="0" w:line="240" w:lineRule="auto"/>
      </w:pPr>
      <w:proofErr w:type="spellStart"/>
      <w:r>
        <w:t>twoway</w:t>
      </w:r>
      <w:proofErr w:type="spellEnd"/>
      <w:r>
        <w:t xml:space="preserve"> </w:t>
      </w:r>
      <w:proofErr w:type="spellStart"/>
      <w:r>
        <w:t>mspline</w:t>
      </w:r>
      <w:proofErr w:type="spellEnd"/>
      <w:r>
        <w:t xml:space="preserve"> </w:t>
      </w:r>
      <w:proofErr w:type="spellStart"/>
      <w:r>
        <w:t>log_totcst</w:t>
      </w:r>
      <w:proofErr w:type="spellEnd"/>
      <w:r>
        <w:t xml:space="preserve"> </w:t>
      </w:r>
      <w:proofErr w:type="spellStart"/>
      <w:r>
        <w:t>hrt</w:t>
      </w:r>
      <w:proofErr w:type="spellEnd"/>
    </w:p>
    <w:p w14:paraId="4E998D80" w14:textId="5559BB3A" w:rsidR="00AA5C0C" w:rsidRDefault="00AA5C0C" w:rsidP="00AA5C0C">
      <w:pPr>
        <w:spacing w:after="0" w:line="240" w:lineRule="auto"/>
      </w:pPr>
      <w:r>
        <w:t xml:space="preserve">xi: regress </w:t>
      </w:r>
      <w:proofErr w:type="spellStart"/>
      <w:r>
        <w:t>log_totcst</w:t>
      </w:r>
      <w:proofErr w:type="spellEnd"/>
      <w:r>
        <w:t xml:space="preserve"> </w:t>
      </w:r>
      <w:proofErr w:type="spellStart"/>
      <w:r>
        <w:t>pafi</w:t>
      </w:r>
      <w:proofErr w:type="spellEnd"/>
      <w:r>
        <w:t xml:space="preserve"> temp </w:t>
      </w:r>
      <w:proofErr w:type="spellStart"/>
      <w:r>
        <w:t>alb</w:t>
      </w:r>
      <w:proofErr w:type="spellEnd"/>
      <w:r>
        <w:t xml:space="preserve"> age </w:t>
      </w:r>
      <w:proofErr w:type="spellStart"/>
      <w:r>
        <w:t>i.dzgroup</w:t>
      </w:r>
      <w:proofErr w:type="spellEnd"/>
      <w:r>
        <w:t xml:space="preserve"> </w:t>
      </w:r>
      <w:proofErr w:type="spellStart"/>
      <w:r>
        <w:t>i.race</w:t>
      </w:r>
      <w:proofErr w:type="spellEnd"/>
      <w:r>
        <w:t xml:space="preserve"> </w:t>
      </w:r>
      <w:proofErr w:type="spellStart"/>
      <w:r>
        <w:t>i.sex</w:t>
      </w:r>
      <w:proofErr w:type="spellEnd"/>
      <w:r>
        <w:t xml:space="preserve">  </w:t>
      </w:r>
      <w:proofErr w:type="spellStart"/>
      <w:r>
        <w:t>i.scoma_paper</w:t>
      </w:r>
      <w:proofErr w:type="spellEnd"/>
      <w:r>
        <w:t xml:space="preserve"> </w:t>
      </w:r>
      <w:proofErr w:type="spellStart"/>
      <w:r>
        <w:t>numco</w:t>
      </w:r>
      <w:proofErr w:type="spellEnd"/>
      <w:r>
        <w:t xml:space="preserve"> hrtsp1 hrtsp2 hrtsp3 hrtsp4 </w:t>
      </w:r>
      <w:proofErr w:type="spellStart"/>
      <w:r>
        <w:t>meanbp</w:t>
      </w:r>
      <w:proofErr w:type="spellEnd"/>
    </w:p>
    <w:p w14:paraId="73D63499" w14:textId="77777777" w:rsidR="00AA5C0C" w:rsidRDefault="00AA5C0C" w:rsidP="00AA5C0C">
      <w:pPr>
        <w:spacing w:after="0" w:line="240" w:lineRule="auto"/>
      </w:pPr>
      <w:r>
        <w:t xml:space="preserve">*Creating the spline for </w:t>
      </w:r>
      <w:proofErr w:type="spellStart"/>
      <w:r>
        <w:t>meanbp</w:t>
      </w:r>
      <w:proofErr w:type="spellEnd"/>
      <w:r>
        <w:t xml:space="preserve"> variable </w:t>
      </w:r>
    </w:p>
    <w:p w14:paraId="7BACCE42" w14:textId="77777777" w:rsidR="00AA5C0C" w:rsidRDefault="00AA5C0C" w:rsidP="00AA5C0C">
      <w:pPr>
        <w:spacing w:after="0" w:line="240" w:lineRule="auto"/>
      </w:pPr>
      <w:proofErr w:type="spellStart"/>
      <w:r>
        <w:t>mkspline</w:t>
      </w:r>
      <w:proofErr w:type="spellEnd"/>
      <w:r>
        <w:t xml:space="preserve"> </w:t>
      </w:r>
      <w:proofErr w:type="spellStart"/>
      <w:r>
        <w:t>meanbpsp</w:t>
      </w:r>
      <w:proofErr w:type="spellEnd"/>
      <w:r>
        <w:t xml:space="preserve"> = </w:t>
      </w:r>
      <w:proofErr w:type="spellStart"/>
      <w:r>
        <w:t>meanbp</w:t>
      </w:r>
      <w:proofErr w:type="spellEnd"/>
      <w:r>
        <w:t xml:space="preserve">, cubic </w:t>
      </w:r>
      <w:proofErr w:type="spellStart"/>
      <w:r>
        <w:t>displayknots</w:t>
      </w:r>
      <w:proofErr w:type="spellEnd"/>
    </w:p>
    <w:p w14:paraId="3A7037E8" w14:textId="6E70775C" w:rsidR="00AA5C0C" w:rsidRDefault="00AA5C0C" w:rsidP="00AA5C0C">
      <w:pPr>
        <w:spacing w:after="0" w:line="240" w:lineRule="auto"/>
      </w:pPr>
      <w:proofErr w:type="spellStart"/>
      <w:r>
        <w:t>twoway</w:t>
      </w:r>
      <w:proofErr w:type="spellEnd"/>
      <w:r>
        <w:t xml:space="preserve"> </w:t>
      </w:r>
      <w:proofErr w:type="spellStart"/>
      <w:r>
        <w:t>mspline</w:t>
      </w:r>
      <w:proofErr w:type="spellEnd"/>
      <w:r>
        <w:t xml:space="preserve"> </w:t>
      </w:r>
      <w:proofErr w:type="spellStart"/>
      <w:r>
        <w:t>log_totcst</w:t>
      </w:r>
      <w:proofErr w:type="spellEnd"/>
      <w:r>
        <w:t xml:space="preserve"> </w:t>
      </w:r>
      <w:proofErr w:type="spellStart"/>
      <w:r>
        <w:t>meanbp</w:t>
      </w:r>
      <w:proofErr w:type="spellEnd"/>
    </w:p>
    <w:p w14:paraId="4D325258" w14:textId="6B9FF5B6" w:rsidR="00AA5C0C" w:rsidRDefault="00AA5C0C" w:rsidP="00AA5C0C">
      <w:pPr>
        <w:spacing w:after="0" w:line="240" w:lineRule="auto"/>
      </w:pPr>
      <w:r>
        <w:t xml:space="preserve">xi: regress </w:t>
      </w:r>
      <w:proofErr w:type="spellStart"/>
      <w:r>
        <w:t>log_totcst</w:t>
      </w:r>
      <w:proofErr w:type="spellEnd"/>
      <w:r>
        <w:t xml:space="preserve"> </w:t>
      </w:r>
      <w:proofErr w:type="spellStart"/>
      <w:r>
        <w:t>pafi</w:t>
      </w:r>
      <w:proofErr w:type="spellEnd"/>
      <w:r>
        <w:t xml:space="preserve"> temp </w:t>
      </w:r>
      <w:proofErr w:type="spellStart"/>
      <w:r>
        <w:t>alb</w:t>
      </w:r>
      <w:proofErr w:type="spellEnd"/>
      <w:r>
        <w:t xml:space="preserve"> age </w:t>
      </w:r>
      <w:proofErr w:type="spellStart"/>
      <w:r>
        <w:t>i.dzgroup</w:t>
      </w:r>
      <w:proofErr w:type="spellEnd"/>
      <w:r>
        <w:t xml:space="preserve"> </w:t>
      </w:r>
      <w:proofErr w:type="spellStart"/>
      <w:r>
        <w:t>i.race</w:t>
      </w:r>
      <w:proofErr w:type="spellEnd"/>
      <w:r>
        <w:t xml:space="preserve"> </w:t>
      </w:r>
      <w:proofErr w:type="spellStart"/>
      <w:r>
        <w:t>i.sex</w:t>
      </w:r>
      <w:proofErr w:type="spellEnd"/>
      <w:r>
        <w:t xml:space="preserve">  </w:t>
      </w:r>
      <w:proofErr w:type="spellStart"/>
      <w:r>
        <w:t>i.scoma_paper</w:t>
      </w:r>
      <w:proofErr w:type="spellEnd"/>
      <w:r>
        <w:t xml:space="preserve"> </w:t>
      </w:r>
      <w:proofErr w:type="spellStart"/>
      <w:r>
        <w:t>numco</w:t>
      </w:r>
      <w:proofErr w:type="spellEnd"/>
      <w:r>
        <w:t xml:space="preserve"> hrtsp1 hrtsp2 hrtsp3 hrtsp4 meanbpsp1 meanbpsp2 meanbpsp3 meanbpsp4</w:t>
      </w:r>
    </w:p>
    <w:p w14:paraId="1E8DCFC4" w14:textId="77777777" w:rsidR="00AA5C0C" w:rsidRDefault="00AA5C0C" w:rsidP="00AA5C0C">
      <w:pPr>
        <w:spacing w:after="0" w:line="240" w:lineRule="auto"/>
      </w:pPr>
      <w:r>
        <w:t xml:space="preserve">*Residuals, Linearity and Normality </w:t>
      </w:r>
      <w:proofErr w:type="spellStart"/>
      <w:r>
        <w:t>assumtpions</w:t>
      </w:r>
      <w:proofErr w:type="spellEnd"/>
    </w:p>
    <w:p w14:paraId="416844DB" w14:textId="77777777" w:rsidR="00AA5C0C" w:rsidRDefault="00AA5C0C" w:rsidP="00AA5C0C">
      <w:pPr>
        <w:spacing w:after="0" w:line="240" w:lineRule="auto"/>
      </w:pPr>
      <w:r>
        <w:t xml:space="preserve">predict </w:t>
      </w:r>
      <w:proofErr w:type="spellStart"/>
      <w:r>
        <w:t>resid</w:t>
      </w:r>
      <w:proofErr w:type="spellEnd"/>
      <w:r>
        <w:t>, residuals</w:t>
      </w:r>
    </w:p>
    <w:p w14:paraId="5826574E" w14:textId="77777777" w:rsidR="00AA5C0C" w:rsidRDefault="00AA5C0C" w:rsidP="00AA5C0C">
      <w:pPr>
        <w:spacing w:after="0" w:line="240" w:lineRule="auto"/>
      </w:pPr>
      <w:proofErr w:type="spellStart"/>
      <w:r>
        <w:t>qnorm</w:t>
      </w:r>
      <w:proofErr w:type="spellEnd"/>
      <w:r>
        <w:t xml:space="preserve"> </w:t>
      </w:r>
      <w:proofErr w:type="spellStart"/>
      <w:r>
        <w:t>resid</w:t>
      </w:r>
      <w:proofErr w:type="spellEnd"/>
    </w:p>
    <w:p w14:paraId="51F02BB1" w14:textId="77777777" w:rsidR="00AA5C0C" w:rsidRDefault="00AA5C0C" w:rsidP="00AA5C0C">
      <w:pPr>
        <w:spacing w:after="0" w:line="240" w:lineRule="auto"/>
      </w:pPr>
      <w:r>
        <w:t xml:space="preserve">histogram </w:t>
      </w:r>
      <w:proofErr w:type="spellStart"/>
      <w:r>
        <w:t>resid</w:t>
      </w:r>
      <w:proofErr w:type="spellEnd"/>
    </w:p>
    <w:p w14:paraId="0E54F2B2" w14:textId="72A23988" w:rsidR="00AA5C0C" w:rsidRDefault="00AA5C0C" w:rsidP="00AA5C0C">
      <w:pPr>
        <w:spacing w:after="0" w:line="240" w:lineRule="auto"/>
      </w:pPr>
      <w:proofErr w:type="spellStart"/>
      <w:r>
        <w:t>estat</w:t>
      </w:r>
      <w:proofErr w:type="spellEnd"/>
      <w:r>
        <w:t xml:space="preserve"> </w:t>
      </w:r>
      <w:proofErr w:type="spellStart"/>
      <w:r>
        <w:t>hettest</w:t>
      </w:r>
      <w:proofErr w:type="spellEnd"/>
    </w:p>
    <w:p w14:paraId="6BEF5F1E" w14:textId="77777777" w:rsidR="00AA5C0C" w:rsidRDefault="00AA5C0C" w:rsidP="00AA5C0C">
      <w:pPr>
        <w:spacing w:after="0" w:line="240" w:lineRule="auto"/>
      </w:pPr>
      <w:r>
        <w:t>*identifying outliers</w:t>
      </w:r>
    </w:p>
    <w:p w14:paraId="5920F48A" w14:textId="77777777" w:rsidR="00AA5C0C" w:rsidRDefault="00AA5C0C" w:rsidP="00AA5C0C">
      <w:pPr>
        <w:spacing w:after="0" w:line="240" w:lineRule="auto"/>
      </w:pPr>
      <w:r>
        <w:t>*outliers in x</w:t>
      </w:r>
    </w:p>
    <w:p w14:paraId="605228AC" w14:textId="77777777" w:rsidR="00AA5C0C" w:rsidRDefault="00AA5C0C" w:rsidP="00AA5C0C">
      <w:pPr>
        <w:spacing w:after="0" w:line="240" w:lineRule="auto"/>
      </w:pPr>
      <w:r>
        <w:t xml:space="preserve">predict </w:t>
      </w:r>
      <w:proofErr w:type="spellStart"/>
      <w:r>
        <w:t>blev</w:t>
      </w:r>
      <w:proofErr w:type="spellEnd"/>
      <w:r>
        <w:t>, leverage</w:t>
      </w:r>
    </w:p>
    <w:p w14:paraId="587CB530" w14:textId="5485FE55" w:rsidR="00AA5C0C" w:rsidRDefault="00AA5C0C" w:rsidP="00AA5C0C">
      <w:pPr>
        <w:spacing w:after="0" w:line="240" w:lineRule="auto"/>
      </w:pPr>
      <w:r>
        <w:t xml:space="preserve">graph box </w:t>
      </w:r>
      <w:proofErr w:type="spellStart"/>
      <w:r>
        <w:t>blev</w:t>
      </w:r>
      <w:proofErr w:type="spellEnd"/>
      <w:r>
        <w:t xml:space="preserve">, marker(1, </w:t>
      </w:r>
      <w:proofErr w:type="spellStart"/>
      <w:r>
        <w:t>mlabel</w:t>
      </w:r>
      <w:proofErr w:type="spellEnd"/>
      <w:r>
        <w:t xml:space="preserve"> (</w:t>
      </w:r>
      <w:proofErr w:type="spellStart"/>
      <w:r>
        <w:t>idnumber</w:t>
      </w:r>
      <w:proofErr w:type="spellEnd"/>
      <w:r>
        <w:t>))</w:t>
      </w:r>
    </w:p>
    <w:p w14:paraId="433FD68B" w14:textId="77777777" w:rsidR="00AA5C0C" w:rsidRDefault="00AA5C0C" w:rsidP="00AA5C0C">
      <w:pPr>
        <w:spacing w:after="0" w:line="240" w:lineRule="auto"/>
      </w:pPr>
      <w:r>
        <w:t>*looks like above 0.3 is outlier</w:t>
      </w:r>
    </w:p>
    <w:p w14:paraId="03165FC0" w14:textId="77777777" w:rsidR="00AA5C0C" w:rsidRDefault="00AA5C0C" w:rsidP="00AA5C0C">
      <w:pPr>
        <w:spacing w:after="0" w:line="240" w:lineRule="auto"/>
      </w:pPr>
      <w:r>
        <w:t xml:space="preserve">list </w:t>
      </w:r>
      <w:proofErr w:type="spellStart"/>
      <w:r>
        <w:t>blev</w:t>
      </w:r>
      <w:proofErr w:type="spellEnd"/>
      <w:r>
        <w:t xml:space="preserve"> </w:t>
      </w:r>
      <w:proofErr w:type="spellStart"/>
      <w:r>
        <w:t>idnumber</w:t>
      </w:r>
      <w:proofErr w:type="spellEnd"/>
      <w:r>
        <w:t xml:space="preserve"> age sex </w:t>
      </w:r>
      <w:proofErr w:type="spellStart"/>
      <w:r>
        <w:t>dzgroup</w:t>
      </w:r>
      <w:proofErr w:type="spellEnd"/>
      <w:r>
        <w:t xml:space="preserve"> </w:t>
      </w:r>
      <w:proofErr w:type="spellStart"/>
      <w:r>
        <w:t>totcst</w:t>
      </w:r>
      <w:proofErr w:type="spellEnd"/>
      <w:r>
        <w:t xml:space="preserve"> </w:t>
      </w:r>
      <w:proofErr w:type="spellStart"/>
      <w:r>
        <w:t>meanbp</w:t>
      </w:r>
      <w:proofErr w:type="spellEnd"/>
      <w:r>
        <w:t xml:space="preserve"> </w:t>
      </w:r>
      <w:proofErr w:type="spellStart"/>
      <w:r>
        <w:t>hrt</w:t>
      </w:r>
      <w:proofErr w:type="spellEnd"/>
      <w:r>
        <w:t xml:space="preserve"> temp </w:t>
      </w:r>
      <w:proofErr w:type="spellStart"/>
      <w:r>
        <w:t>pafi</w:t>
      </w:r>
      <w:proofErr w:type="spellEnd"/>
      <w:r>
        <w:t xml:space="preserve"> </w:t>
      </w:r>
      <w:proofErr w:type="spellStart"/>
      <w:r>
        <w:t>alb</w:t>
      </w:r>
      <w:proofErr w:type="spellEnd"/>
      <w:r>
        <w:t xml:space="preserve"> if </w:t>
      </w:r>
      <w:proofErr w:type="spellStart"/>
      <w:r>
        <w:t>blev</w:t>
      </w:r>
      <w:proofErr w:type="spellEnd"/>
      <w:r>
        <w:t xml:space="preserve"> &gt;0.3</w:t>
      </w:r>
    </w:p>
    <w:p w14:paraId="0C6406A5" w14:textId="77777777" w:rsidR="00AA5C0C" w:rsidRDefault="00AA5C0C" w:rsidP="00AA5C0C">
      <w:pPr>
        <w:spacing w:after="0" w:line="240" w:lineRule="auto"/>
      </w:pPr>
      <w:r>
        <w:t xml:space="preserve">*forgot to </w:t>
      </w:r>
      <w:proofErr w:type="spellStart"/>
      <w:r>
        <w:t>exlucde</w:t>
      </w:r>
      <w:proofErr w:type="spellEnd"/>
      <w:r>
        <w:t xml:space="preserve"> missing</w:t>
      </w:r>
    </w:p>
    <w:p w14:paraId="130DFE36" w14:textId="337ADA52" w:rsidR="00AA5C0C" w:rsidRDefault="00AA5C0C" w:rsidP="00AA5C0C">
      <w:pPr>
        <w:spacing w:after="0" w:line="240" w:lineRule="auto"/>
      </w:pPr>
      <w:r>
        <w:t xml:space="preserve">list </w:t>
      </w:r>
      <w:proofErr w:type="spellStart"/>
      <w:r>
        <w:t>blev</w:t>
      </w:r>
      <w:proofErr w:type="spellEnd"/>
      <w:r>
        <w:t xml:space="preserve"> </w:t>
      </w:r>
      <w:proofErr w:type="spellStart"/>
      <w:r>
        <w:t>idnumber</w:t>
      </w:r>
      <w:proofErr w:type="spellEnd"/>
      <w:r>
        <w:t xml:space="preserve"> age sex </w:t>
      </w:r>
      <w:proofErr w:type="spellStart"/>
      <w:r>
        <w:t>dzgroup</w:t>
      </w:r>
      <w:proofErr w:type="spellEnd"/>
      <w:r>
        <w:t xml:space="preserve"> </w:t>
      </w:r>
      <w:proofErr w:type="spellStart"/>
      <w:r>
        <w:t>totcst</w:t>
      </w:r>
      <w:proofErr w:type="spellEnd"/>
      <w:r>
        <w:t xml:space="preserve"> </w:t>
      </w:r>
      <w:proofErr w:type="spellStart"/>
      <w:r>
        <w:t>meanbp</w:t>
      </w:r>
      <w:proofErr w:type="spellEnd"/>
      <w:r>
        <w:t xml:space="preserve"> </w:t>
      </w:r>
      <w:proofErr w:type="spellStart"/>
      <w:r>
        <w:t>hrt</w:t>
      </w:r>
      <w:proofErr w:type="spellEnd"/>
      <w:r>
        <w:t xml:space="preserve"> temp </w:t>
      </w:r>
      <w:proofErr w:type="spellStart"/>
      <w:r>
        <w:t>pafi</w:t>
      </w:r>
      <w:proofErr w:type="spellEnd"/>
      <w:r>
        <w:t xml:space="preserve"> </w:t>
      </w:r>
      <w:proofErr w:type="spellStart"/>
      <w:r>
        <w:t>alb</w:t>
      </w:r>
      <w:proofErr w:type="spellEnd"/>
      <w:r>
        <w:t xml:space="preserve"> if </w:t>
      </w:r>
      <w:proofErr w:type="spellStart"/>
      <w:r>
        <w:t>blev</w:t>
      </w:r>
      <w:proofErr w:type="spellEnd"/>
      <w:r>
        <w:t xml:space="preserve"> &gt;0.3 &amp; </w:t>
      </w:r>
      <w:proofErr w:type="spellStart"/>
      <w:r>
        <w:t>blev</w:t>
      </w:r>
      <w:proofErr w:type="spellEnd"/>
      <w:r>
        <w:t>!=.</w:t>
      </w:r>
    </w:p>
    <w:p w14:paraId="1ADE2148" w14:textId="77777777" w:rsidR="00AA5C0C" w:rsidRDefault="00AA5C0C" w:rsidP="00AA5C0C">
      <w:pPr>
        <w:spacing w:after="0" w:line="240" w:lineRule="auto"/>
      </w:pPr>
      <w:r>
        <w:t>* now outliers in y</w:t>
      </w:r>
    </w:p>
    <w:p w14:paraId="56AF7B75" w14:textId="77777777" w:rsidR="00AA5C0C" w:rsidRDefault="00AA5C0C" w:rsidP="00AA5C0C">
      <w:pPr>
        <w:spacing w:after="0" w:line="240" w:lineRule="auto"/>
      </w:pPr>
      <w:r>
        <w:t xml:space="preserve">predict </w:t>
      </w:r>
      <w:proofErr w:type="spellStart"/>
      <w:r>
        <w:t>bstd</w:t>
      </w:r>
      <w:proofErr w:type="spellEnd"/>
      <w:r>
        <w:t xml:space="preserve">, </w:t>
      </w:r>
      <w:proofErr w:type="spellStart"/>
      <w:r>
        <w:t>rstudent</w:t>
      </w:r>
      <w:proofErr w:type="spellEnd"/>
    </w:p>
    <w:p w14:paraId="2520091A" w14:textId="77777777" w:rsidR="00AA5C0C" w:rsidRDefault="00AA5C0C" w:rsidP="00AA5C0C">
      <w:pPr>
        <w:spacing w:after="0" w:line="240" w:lineRule="auto"/>
      </w:pPr>
      <w:r>
        <w:t xml:space="preserve">graph box </w:t>
      </w:r>
      <w:proofErr w:type="spellStart"/>
      <w:r>
        <w:t>bstd</w:t>
      </w:r>
      <w:proofErr w:type="spellEnd"/>
      <w:r>
        <w:t xml:space="preserve">, marker(1, </w:t>
      </w:r>
      <w:proofErr w:type="spellStart"/>
      <w:r>
        <w:t>mlabel</w:t>
      </w:r>
      <w:proofErr w:type="spellEnd"/>
      <w:r>
        <w:t>(</w:t>
      </w:r>
      <w:proofErr w:type="spellStart"/>
      <w:r>
        <w:t>idnumber</w:t>
      </w:r>
      <w:proofErr w:type="spellEnd"/>
      <w:r>
        <w:t>))</w:t>
      </w:r>
    </w:p>
    <w:p w14:paraId="5909FCDD" w14:textId="77777777" w:rsidR="00AA5C0C" w:rsidRDefault="00AA5C0C" w:rsidP="00AA5C0C">
      <w:pPr>
        <w:spacing w:after="0" w:line="240" w:lineRule="auto"/>
      </w:pPr>
      <w:r>
        <w:t>*looks like anything above 2.5</w:t>
      </w:r>
    </w:p>
    <w:p w14:paraId="6F36A2FE" w14:textId="77777777" w:rsidR="00AA5C0C" w:rsidRDefault="00AA5C0C" w:rsidP="00AA5C0C">
      <w:pPr>
        <w:spacing w:after="0" w:line="240" w:lineRule="auto"/>
      </w:pPr>
      <w:r>
        <w:t xml:space="preserve">list </w:t>
      </w:r>
      <w:proofErr w:type="spellStart"/>
      <w:r>
        <w:t>bstd</w:t>
      </w:r>
      <w:proofErr w:type="spellEnd"/>
      <w:r>
        <w:t xml:space="preserve"> id </w:t>
      </w:r>
      <w:proofErr w:type="spellStart"/>
      <w:r>
        <w:t>idnumber</w:t>
      </w:r>
      <w:proofErr w:type="spellEnd"/>
      <w:r>
        <w:t xml:space="preserve"> age sex </w:t>
      </w:r>
      <w:proofErr w:type="spellStart"/>
      <w:r>
        <w:t>dzgroup</w:t>
      </w:r>
      <w:proofErr w:type="spellEnd"/>
      <w:r>
        <w:t xml:space="preserve"> </w:t>
      </w:r>
      <w:proofErr w:type="spellStart"/>
      <w:r>
        <w:t>totcst</w:t>
      </w:r>
      <w:proofErr w:type="spellEnd"/>
      <w:r>
        <w:t xml:space="preserve"> </w:t>
      </w:r>
      <w:proofErr w:type="spellStart"/>
      <w:r>
        <w:t>meanbp</w:t>
      </w:r>
      <w:proofErr w:type="spellEnd"/>
      <w:r>
        <w:t xml:space="preserve"> </w:t>
      </w:r>
      <w:proofErr w:type="spellStart"/>
      <w:r>
        <w:t>hrt</w:t>
      </w:r>
      <w:proofErr w:type="spellEnd"/>
      <w:r>
        <w:t xml:space="preserve"> temp </w:t>
      </w:r>
      <w:proofErr w:type="spellStart"/>
      <w:r>
        <w:t>pafi</w:t>
      </w:r>
      <w:proofErr w:type="spellEnd"/>
      <w:r>
        <w:t xml:space="preserve"> </w:t>
      </w:r>
      <w:proofErr w:type="spellStart"/>
      <w:r>
        <w:t>alb</w:t>
      </w:r>
      <w:proofErr w:type="spellEnd"/>
      <w:r>
        <w:t xml:space="preserve"> if </w:t>
      </w:r>
      <w:proofErr w:type="spellStart"/>
      <w:r>
        <w:t>bstd</w:t>
      </w:r>
      <w:proofErr w:type="spellEnd"/>
      <w:r>
        <w:t xml:space="preserve"> &gt;2.5 &amp; </w:t>
      </w:r>
      <w:proofErr w:type="spellStart"/>
      <w:r>
        <w:t>bstd</w:t>
      </w:r>
      <w:proofErr w:type="spellEnd"/>
      <w:r>
        <w:t>!=.</w:t>
      </w:r>
    </w:p>
    <w:p w14:paraId="1460551B" w14:textId="77777777" w:rsidR="00AA5C0C" w:rsidRDefault="00AA5C0C" w:rsidP="00AA5C0C">
      <w:pPr>
        <w:spacing w:after="0" w:line="240" w:lineRule="auto"/>
      </w:pPr>
      <w:r>
        <w:t xml:space="preserve">*identify influential observations based on cooks </w:t>
      </w:r>
      <w:proofErr w:type="spellStart"/>
      <w:r>
        <w:t>disntace</w:t>
      </w:r>
      <w:proofErr w:type="spellEnd"/>
    </w:p>
    <w:p w14:paraId="4EADA381" w14:textId="77777777" w:rsidR="00AA5C0C" w:rsidRDefault="00AA5C0C" w:rsidP="00AA5C0C">
      <w:pPr>
        <w:spacing w:after="0" w:line="240" w:lineRule="auto"/>
      </w:pPr>
      <w:r>
        <w:t xml:space="preserve">predict cook, </w:t>
      </w:r>
      <w:proofErr w:type="spellStart"/>
      <w:r>
        <w:t>cooksd</w:t>
      </w:r>
      <w:proofErr w:type="spellEnd"/>
    </w:p>
    <w:p w14:paraId="76667CA1" w14:textId="77777777" w:rsidR="00AA5C0C" w:rsidRDefault="00AA5C0C" w:rsidP="00AA5C0C">
      <w:pPr>
        <w:spacing w:after="0" w:line="240" w:lineRule="auto"/>
      </w:pPr>
      <w:r>
        <w:t xml:space="preserve">graph box cook, marker(1, </w:t>
      </w:r>
      <w:proofErr w:type="spellStart"/>
      <w:r>
        <w:t>mlabel</w:t>
      </w:r>
      <w:proofErr w:type="spellEnd"/>
      <w:r>
        <w:t>(</w:t>
      </w:r>
      <w:proofErr w:type="spellStart"/>
      <w:r>
        <w:t>idnumber</w:t>
      </w:r>
      <w:proofErr w:type="spellEnd"/>
      <w:r>
        <w:t>))</w:t>
      </w:r>
    </w:p>
    <w:p w14:paraId="54C8147D" w14:textId="77777777" w:rsidR="00AA5C0C" w:rsidRDefault="00AA5C0C" w:rsidP="00AA5C0C">
      <w:pPr>
        <w:spacing w:after="0" w:line="240" w:lineRule="auto"/>
      </w:pPr>
      <w:r>
        <w:t>*looks like anything above 0.02</w:t>
      </w:r>
    </w:p>
    <w:p w14:paraId="5A35B629" w14:textId="0B1654A8" w:rsidR="00AA5C0C" w:rsidRDefault="00AA5C0C" w:rsidP="00AA5C0C">
      <w:pPr>
        <w:spacing w:after="0" w:line="240" w:lineRule="auto"/>
      </w:pPr>
      <w:r>
        <w:t xml:space="preserve">list cook id </w:t>
      </w:r>
      <w:proofErr w:type="spellStart"/>
      <w:r>
        <w:t>idnumber</w:t>
      </w:r>
      <w:proofErr w:type="spellEnd"/>
      <w:r>
        <w:t xml:space="preserve"> age sex </w:t>
      </w:r>
      <w:proofErr w:type="spellStart"/>
      <w:r>
        <w:t>dzgroup</w:t>
      </w:r>
      <w:proofErr w:type="spellEnd"/>
      <w:r>
        <w:t xml:space="preserve"> </w:t>
      </w:r>
      <w:proofErr w:type="spellStart"/>
      <w:r>
        <w:t>totcst</w:t>
      </w:r>
      <w:proofErr w:type="spellEnd"/>
      <w:r>
        <w:t xml:space="preserve"> </w:t>
      </w:r>
      <w:proofErr w:type="spellStart"/>
      <w:r>
        <w:t>meanbp</w:t>
      </w:r>
      <w:proofErr w:type="spellEnd"/>
      <w:r>
        <w:t xml:space="preserve"> </w:t>
      </w:r>
      <w:proofErr w:type="spellStart"/>
      <w:r>
        <w:t>hrt</w:t>
      </w:r>
      <w:proofErr w:type="spellEnd"/>
      <w:r>
        <w:t xml:space="preserve"> temp </w:t>
      </w:r>
      <w:proofErr w:type="spellStart"/>
      <w:r>
        <w:t>pafi</w:t>
      </w:r>
      <w:proofErr w:type="spellEnd"/>
      <w:r>
        <w:t xml:space="preserve"> </w:t>
      </w:r>
      <w:proofErr w:type="spellStart"/>
      <w:r>
        <w:t>alb</w:t>
      </w:r>
      <w:proofErr w:type="spellEnd"/>
      <w:r>
        <w:t xml:space="preserve"> if cook &gt;0.02 &amp; cook!=.</w:t>
      </w:r>
    </w:p>
    <w:p w14:paraId="599A3190" w14:textId="77777777" w:rsidR="00AA5C0C" w:rsidRDefault="00AA5C0C" w:rsidP="00AA5C0C">
      <w:pPr>
        <w:spacing w:after="0" w:line="240" w:lineRule="auto"/>
      </w:pPr>
      <w:r>
        <w:t xml:space="preserve">* A sensitivity test removing outliers and influential observations </w:t>
      </w:r>
    </w:p>
    <w:p w14:paraId="0B6C4605" w14:textId="77777777" w:rsidR="00AA5C0C" w:rsidRDefault="00AA5C0C" w:rsidP="00AA5C0C">
      <w:pPr>
        <w:spacing w:after="0" w:line="240" w:lineRule="auto"/>
      </w:pPr>
      <w:r>
        <w:t xml:space="preserve">*Untransformed model first </w:t>
      </w:r>
    </w:p>
    <w:p w14:paraId="53C6E616" w14:textId="77777777" w:rsidR="00AA5C0C" w:rsidRDefault="00AA5C0C" w:rsidP="00AA5C0C">
      <w:pPr>
        <w:spacing w:after="0" w:line="240" w:lineRule="auto"/>
      </w:pPr>
      <w:r>
        <w:t xml:space="preserve">xi: regress </w:t>
      </w:r>
      <w:proofErr w:type="spellStart"/>
      <w:r>
        <w:t>log_totcst</w:t>
      </w:r>
      <w:proofErr w:type="spellEnd"/>
      <w:r>
        <w:t xml:space="preserve"> </w:t>
      </w:r>
      <w:proofErr w:type="spellStart"/>
      <w:r>
        <w:t>pafi</w:t>
      </w:r>
      <w:proofErr w:type="spellEnd"/>
      <w:r>
        <w:t xml:space="preserve"> temp </w:t>
      </w:r>
      <w:proofErr w:type="spellStart"/>
      <w:r>
        <w:t>alb</w:t>
      </w:r>
      <w:proofErr w:type="spellEnd"/>
      <w:r>
        <w:t xml:space="preserve"> age </w:t>
      </w:r>
      <w:proofErr w:type="spellStart"/>
      <w:r>
        <w:t>i.dzgroup</w:t>
      </w:r>
      <w:proofErr w:type="spellEnd"/>
      <w:r>
        <w:t xml:space="preserve"> </w:t>
      </w:r>
      <w:proofErr w:type="spellStart"/>
      <w:r>
        <w:t>i.race</w:t>
      </w:r>
      <w:proofErr w:type="spellEnd"/>
      <w:r>
        <w:t xml:space="preserve"> </w:t>
      </w:r>
      <w:proofErr w:type="spellStart"/>
      <w:r>
        <w:t>i.sex</w:t>
      </w:r>
      <w:proofErr w:type="spellEnd"/>
      <w:r>
        <w:t xml:space="preserve"> </w:t>
      </w:r>
      <w:proofErr w:type="spellStart"/>
      <w:r>
        <w:t>scoma</w:t>
      </w:r>
      <w:proofErr w:type="spellEnd"/>
      <w:r>
        <w:t xml:space="preserve"> </w:t>
      </w:r>
      <w:proofErr w:type="spellStart"/>
      <w:r>
        <w:t>numco</w:t>
      </w:r>
      <w:proofErr w:type="spellEnd"/>
      <w:r>
        <w:t xml:space="preserve"> </w:t>
      </w:r>
      <w:proofErr w:type="spellStart"/>
      <w:r>
        <w:t>hrt</w:t>
      </w:r>
      <w:proofErr w:type="spellEnd"/>
      <w:r>
        <w:t xml:space="preserve"> </w:t>
      </w:r>
      <w:proofErr w:type="spellStart"/>
      <w:r>
        <w:t>meanbp</w:t>
      </w:r>
      <w:proofErr w:type="spellEnd"/>
    </w:p>
    <w:p w14:paraId="1075C3A5" w14:textId="77777777" w:rsidR="00AA5C0C" w:rsidRDefault="00AA5C0C" w:rsidP="00AA5C0C">
      <w:pPr>
        <w:spacing w:after="0" w:line="240" w:lineRule="auto"/>
      </w:pPr>
      <w:r>
        <w:t>*first Final model again</w:t>
      </w:r>
    </w:p>
    <w:p w14:paraId="10DF48C4" w14:textId="77777777" w:rsidR="00AA5C0C" w:rsidRDefault="00AA5C0C" w:rsidP="00AA5C0C">
      <w:pPr>
        <w:spacing w:after="0" w:line="240" w:lineRule="auto"/>
      </w:pPr>
      <w:r>
        <w:t xml:space="preserve">xi: regress </w:t>
      </w:r>
      <w:proofErr w:type="spellStart"/>
      <w:r>
        <w:t>log_totcst</w:t>
      </w:r>
      <w:proofErr w:type="spellEnd"/>
      <w:r>
        <w:t xml:space="preserve"> </w:t>
      </w:r>
      <w:proofErr w:type="spellStart"/>
      <w:r>
        <w:t>pafi</w:t>
      </w:r>
      <w:proofErr w:type="spellEnd"/>
      <w:r>
        <w:t xml:space="preserve"> temp </w:t>
      </w:r>
      <w:proofErr w:type="spellStart"/>
      <w:r>
        <w:t>alb</w:t>
      </w:r>
      <w:proofErr w:type="spellEnd"/>
      <w:r>
        <w:t xml:space="preserve"> age </w:t>
      </w:r>
      <w:proofErr w:type="spellStart"/>
      <w:r>
        <w:t>i.dzgroup</w:t>
      </w:r>
      <w:proofErr w:type="spellEnd"/>
      <w:r>
        <w:t xml:space="preserve"> </w:t>
      </w:r>
      <w:proofErr w:type="spellStart"/>
      <w:r>
        <w:t>i.race</w:t>
      </w:r>
      <w:proofErr w:type="spellEnd"/>
      <w:r>
        <w:t xml:space="preserve"> </w:t>
      </w:r>
      <w:proofErr w:type="spellStart"/>
      <w:r>
        <w:t>i.sex</w:t>
      </w:r>
      <w:proofErr w:type="spellEnd"/>
      <w:r>
        <w:t xml:space="preserve">  </w:t>
      </w:r>
      <w:proofErr w:type="spellStart"/>
      <w:r>
        <w:t>i.scoma_paper</w:t>
      </w:r>
      <w:proofErr w:type="spellEnd"/>
      <w:r>
        <w:t xml:space="preserve"> </w:t>
      </w:r>
      <w:proofErr w:type="spellStart"/>
      <w:r>
        <w:t>numco</w:t>
      </w:r>
      <w:proofErr w:type="spellEnd"/>
      <w:r>
        <w:t xml:space="preserve"> hrtsp1 hrtsp2 hrtsp3 hrtsp4 meanbpsp1 meanbpsp2 meanbpsp3 meanbpsp4</w:t>
      </w:r>
    </w:p>
    <w:p w14:paraId="60F7470A" w14:textId="77777777" w:rsidR="00AA5C0C" w:rsidRDefault="00AA5C0C" w:rsidP="00AA5C0C">
      <w:pPr>
        <w:spacing w:after="0" w:line="240" w:lineRule="auto"/>
      </w:pPr>
      <w:r>
        <w:lastRenderedPageBreak/>
        <w:t>*removing influential and outliers</w:t>
      </w:r>
    </w:p>
    <w:p w14:paraId="096D418C" w14:textId="77777777" w:rsidR="00AA5C0C" w:rsidRDefault="00AA5C0C" w:rsidP="00AA5C0C">
      <w:pPr>
        <w:spacing w:after="0" w:line="240" w:lineRule="auto"/>
      </w:pPr>
      <w:r>
        <w:t xml:space="preserve">xi: regress </w:t>
      </w:r>
      <w:proofErr w:type="spellStart"/>
      <w:r>
        <w:t>log_totcst</w:t>
      </w:r>
      <w:proofErr w:type="spellEnd"/>
      <w:r>
        <w:t xml:space="preserve"> </w:t>
      </w:r>
      <w:proofErr w:type="spellStart"/>
      <w:r>
        <w:t>pafi</w:t>
      </w:r>
      <w:proofErr w:type="spellEnd"/>
      <w:r>
        <w:t xml:space="preserve"> temp </w:t>
      </w:r>
      <w:proofErr w:type="spellStart"/>
      <w:r>
        <w:t>alb</w:t>
      </w:r>
      <w:proofErr w:type="spellEnd"/>
      <w:r>
        <w:t xml:space="preserve"> age </w:t>
      </w:r>
      <w:proofErr w:type="spellStart"/>
      <w:r>
        <w:t>i.dzgroup</w:t>
      </w:r>
      <w:proofErr w:type="spellEnd"/>
      <w:r>
        <w:t xml:space="preserve"> </w:t>
      </w:r>
      <w:proofErr w:type="spellStart"/>
      <w:r>
        <w:t>i.race</w:t>
      </w:r>
      <w:proofErr w:type="spellEnd"/>
      <w:r>
        <w:t xml:space="preserve"> </w:t>
      </w:r>
      <w:proofErr w:type="spellStart"/>
      <w:r>
        <w:t>i.sex</w:t>
      </w:r>
      <w:proofErr w:type="spellEnd"/>
      <w:r>
        <w:t xml:space="preserve">  </w:t>
      </w:r>
      <w:proofErr w:type="spellStart"/>
      <w:r>
        <w:t>i.scoma_paper</w:t>
      </w:r>
      <w:proofErr w:type="spellEnd"/>
      <w:r>
        <w:t xml:space="preserve"> </w:t>
      </w:r>
      <w:proofErr w:type="spellStart"/>
      <w:r>
        <w:t>numco</w:t>
      </w:r>
      <w:proofErr w:type="spellEnd"/>
      <w:r>
        <w:t xml:space="preserve"> hrtsp1 hrtsp2 hrtsp3 hrtsp4 meanbpsp1 meanbpsp2 meanbpsp3 meanbpsp4 if </w:t>
      </w:r>
      <w:proofErr w:type="spellStart"/>
      <w:r>
        <w:t>bstd</w:t>
      </w:r>
      <w:proofErr w:type="spellEnd"/>
      <w:r>
        <w:t xml:space="preserve"> &lt;2.5 &amp; </w:t>
      </w:r>
      <w:proofErr w:type="spellStart"/>
      <w:r>
        <w:t>blev</w:t>
      </w:r>
      <w:proofErr w:type="spellEnd"/>
      <w:r>
        <w:t>&lt;0.3 &amp; cook &lt;0.02</w:t>
      </w:r>
    </w:p>
    <w:p w14:paraId="3F785573" w14:textId="77777777" w:rsidR="00AA5C0C" w:rsidRDefault="00AA5C0C" w:rsidP="00AA5C0C">
      <w:pPr>
        <w:spacing w:after="0" w:line="240" w:lineRule="auto"/>
      </w:pPr>
      <w:r>
        <w:t>*Improves model but we DO not want to exclude any observations</w:t>
      </w:r>
    </w:p>
    <w:p w14:paraId="06730275" w14:textId="77777777" w:rsidR="00AA5C0C" w:rsidRDefault="00AA5C0C" w:rsidP="00AA5C0C">
      <w:pPr>
        <w:spacing w:after="0" w:line="240" w:lineRule="auto"/>
      </w:pPr>
    </w:p>
    <w:p w14:paraId="053208A4" w14:textId="77777777" w:rsidR="00AA5C0C" w:rsidRDefault="00AA5C0C" w:rsidP="00AA5C0C">
      <w:pPr>
        <w:spacing w:after="0" w:line="240" w:lineRule="auto"/>
      </w:pPr>
      <w:r>
        <w:t>*Now interactions</w:t>
      </w:r>
    </w:p>
    <w:p w14:paraId="6B822FA7" w14:textId="77777777" w:rsidR="00AA5C0C" w:rsidRDefault="00AA5C0C" w:rsidP="00AA5C0C">
      <w:pPr>
        <w:spacing w:after="0" w:line="240" w:lineRule="auto"/>
      </w:pPr>
      <w:r>
        <w:t>*sex and race *Improved</w:t>
      </w:r>
    </w:p>
    <w:p w14:paraId="7C6AFCB8" w14:textId="77777777" w:rsidR="00AA5C0C" w:rsidRDefault="00AA5C0C" w:rsidP="00AA5C0C">
      <w:pPr>
        <w:spacing w:after="0" w:line="240" w:lineRule="auto"/>
      </w:pPr>
      <w:r>
        <w:t xml:space="preserve">xi: regress </w:t>
      </w:r>
      <w:proofErr w:type="spellStart"/>
      <w:r>
        <w:t>log_totcst</w:t>
      </w:r>
      <w:proofErr w:type="spellEnd"/>
      <w:r>
        <w:t xml:space="preserve"> </w:t>
      </w:r>
      <w:proofErr w:type="spellStart"/>
      <w:r>
        <w:t>pafi</w:t>
      </w:r>
      <w:proofErr w:type="spellEnd"/>
      <w:r>
        <w:t xml:space="preserve"> temp </w:t>
      </w:r>
      <w:proofErr w:type="spellStart"/>
      <w:r>
        <w:t>alb</w:t>
      </w:r>
      <w:proofErr w:type="spellEnd"/>
      <w:r>
        <w:t xml:space="preserve"> age </w:t>
      </w:r>
      <w:proofErr w:type="spellStart"/>
      <w:r>
        <w:t>i.dzgroup</w:t>
      </w:r>
      <w:proofErr w:type="spellEnd"/>
      <w:r>
        <w:t xml:space="preserve"> </w:t>
      </w:r>
      <w:proofErr w:type="spellStart"/>
      <w:r>
        <w:t>i.race</w:t>
      </w:r>
      <w:proofErr w:type="spellEnd"/>
      <w:r>
        <w:t>*</w:t>
      </w:r>
      <w:proofErr w:type="spellStart"/>
      <w:r>
        <w:t>i.sex</w:t>
      </w:r>
      <w:proofErr w:type="spellEnd"/>
      <w:r>
        <w:t xml:space="preserve">  </w:t>
      </w:r>
      <w:proofErr w:type="spellStart"/>
      <w:r>
        <w:t>i.scoma_paper</w:t>
      </w:r>
      <w:proofErr w:type="spellEnd"/>
      <w:r>
        <w:t xml:space="preserve"> </w:t>
      </w:r>
      <w:proofErr w:type="spellStart"/>
      <w:r>
        <w:t>numco</w:t>
      </w:r>
      <w:proofErr w:type="spellEnd"/>
      <w:r>
        <w:t xml:space="preserve"> hrtsp1 hrtsp2 hrtsp3 hrtsp4 meanbpsp1 meanbpsp2 meanbpsp3 meanbpsp4</w:t>
      </w:r>
    </w:p>
    <w:p w14:paraId="2F6E2424" w14:textId="77777777" w:rsidR="00AA5C0C" w:rsidRDefault="00AA5C0C" w:rsidP="00AA5C0C">
      <w:pPr>
        <w:spacing w:after="0" w:line="240" w:lineRule="auto"/>
      </w:pPr>
      <w:r>
        <w:t>*</w:t>
      </w:r>
      <w:proofErr w:type="spellStart"/>
      <w:r>
        <w:t>Dzgroup</w:t>
      </w:r>
      <w:proofErr w:type="spellEnd"/>
      <w:r>
        <w:t xml:space="preserve"> and Race ***Improved the most</w:t>
      </w:r>
    </w:p>
    <w:p w14:paraId="2F6D5850" w14:textId="77777777" w:rsidR="00AA5C0C" w:rsidRDefault="00AA5C0C" w:rsidP="00AA5C0C">
      <w:pPr>
        <w:spacing w:after="0" w:line="240" w:lineRule="auto"/>
      </w:pPr>
      <w:r>
        <w:t xml:space="preserve">xi: regress </w:t>
      </w:r>
      <w:proofErr w:type="spellStart"/>
      <w:r>
        <w:t>log_totcst</w:t>
      </w:r>
      <w:proofErr w:type="spellEnd"/>
      <w:r>
        <w:t xml:space="preserve"> </w:t>
      </w:r>
      <w:proofErr w:type="spellStart"/>
      <w:r>
        <w:t>pafi</w:t>
      </w:r>
      <w:proofErr w:type="spellEnd"/>
      <w:r>
        <w:t xml:space="preserve"> temp </w:t>
      </w:r>
      <w:proofErr w:type="spellStart"/>
      <w:r>
        <w:t>alb</w:t>
      </w:r>
      <w:proofErr w:type="spellEnd"/>
      <w:r>
        <w:t xml:space="preserve"> age </w:t>
      </w:r>
      <w:proofErr w:type="spellStart"/>
      <w:r>
        <w:t>i.dzgroup</w:t>
      </w:r>
      <w:proofErr w:type="spellEnd"/>
      <w:r>
        <w:t>*</w:t>
      </w:r>
      <w:proofErr w:type="spellStart"/>
      <w:r>
        <w:t>i.race</w:t>
      </w:r>
      <w:proofErr w:type="spellEnd"/>
      <w:r>
        <w:t xml:space="preserve"> </w:t>
      </w:r>
      <w:proofErr w:type="spellStart"/>
      <w:r>
        <w:t>i.sex</w:t>
      </w:r>
      <w:proofErr w:type="spellEnd"/>
      <w:r>
        <w:t xml:space="preserve">  </w:t>
      </w:r>
      <w:proofErr w:type="spellStart"/>
      <w:r>
        <w:t>i.scoma_paper</w:t>
      </w:r>
      <w:proofErr w:type="spellEnd"/>
      <w:r>
        <w:t xml:space="preserve"> </w:t>
      </w:r>
      <w:proofErr w:type="spellStart"/>
      <w:r>
        <w:t>numco</w:t>
      </w:r>
      <w:proofErr w:type="spellEnd"/>
      <w:r>
        <w:t xml:space="preserve"> hrtsp1 hrtsp2 hrtsp3 hrtsp4 meanbpsp1 meanbpsp2 meanbpsp3 meanbpsp4</w:t>
      </w:r>
    </w:p>
    <w:p w14:paraId="10E1C9BC" w14:textId="77777777" w:rsidR="00AA5C0C" w:rsidRDefault="00AA5C0C" w:rsidP="00AA5C0C">
      <w:pPr>
        <w:spacing w:after="0" w:line="240" w:lineRule="auto"/>
      </w:pPr>
      <w:r>
        <w:t>*</w:t>
      </w:r>
      <w:proofErr w:type="spellStart"/>
      <w:r>
        <w:t>Dzgroup</w:t>
      </w:r>
      <w:proofErr w:type="spellEnd"/>
      <w:r>
        <w:t xml:space="preserve"> and Sex *Improved</w:t>
      </w:r>
    </w:p>
    <w:p w14:paraId="4104EE83" w14:textId="77777777" w:rsidR="00AA5C0C" w:rsidRDefault="00AA5C0C" w:rsidP="00AA5C0C">
      <w:pPr>
        <w:spacing w:after="0" w:line="240" w:lineRule="auto"/>
      </w:pPr>
      <w:r>
        <w:t xml:space="preserve">xi: regress </w:t>
      </w:r>
      <w:proofErr w:type="spellStart"/>
      <w:r>
        <w:t>log_totcst</w:t>
      </w:r>
      <w:proofErr w:type="spellEnd"/>
      <w:r>
        <w:t xml:space="preserve"> </w:t>
      </w:r>
      <w:proofErr w:type="spellStart"/>
      <w:r>
        <w:t>pafi</w:t>
      </w:r>
      <w:proofErr w:type="spellEnd"/>
      <w:r>
        <w:t xml:space="preserve"> temp </w:t>
      </w:r>
      <w:proofErr w:type="spellStart"/>
      <w:r>
        <w:t>alb</w:t>
      </w:r>
      <w:proofErr w:type="spellEnd"/>
      <w:r>
        <w:t xml:space="preserve"> age </w:t>
      </w:r>
      <w:proofErr w:type="spellStart"/>
      <w:r>
        <w:t>i.dzgroup</w:t>
      </w:r>
      <w:proofErr w:type="spellEnd"/>
      <w:r>
        <w:t>*</w:t>
      </w:r>
      <w:proofErr w:type="spellStart"/>
      <w:r>
        <w:t>i.sex</w:t>
      </w:r>
      <w:proofErr w:type="spellEnd"/>
      <w:r>
        <w:t xml:space="preserve"> </w:t>
      </w:r>
      <w:proofErr w:type="spellStart"/>
      <w:r>
        <w:t>i.race</w:t>
      </w:r>
      <w:proofErr w:type="spellEnd"/>
      <w:r>
        <w:t xml:space="preserve"> </w:t>
      </w:r>
      <w:proofErr w:type="spellStart"/>
      <w:r>
        <w:t>i.scoma_paper</w:t>
      </w:r>
      <w:proofErr w:type="spellEnd"/>
      <w:r>
        <w:t xml:space="preserve"> </w:t>
      </w:r>
      <w:proofErr w:type="spellStart"/>
      <w:r>
        <w:t>numco</w:t>
      </w:r>
      <w:proofErr w:type="spellEnd"/>
      <w:r>
        <w:t xml:space="preserve"> hrtsp1 hrtsp2 hrtsp3 hrtsp4 meanbpsp1 meanbpsp2 meanbpsp3 meanbpsp4</w:t>
      </w:r>
    </w:p>
    <w:p w14:paraId="753F00C9" w14:textId="77777777" w:rsidR="00AA5C0C" w:rsidRDefault="00AA5C0C" w:rsidP="00AA5C0C">
      <w:pPr>
        <w:spacing w:after="0" w:line="240" w:lineRule="auto"/>
      </w:pPr>
      <w:r>
        <w:t xml:space="preserve">*Reasoning even though the overall model is improved when accounting for interaction between </w:t>
      </w:r>
      <w:proofErr w:type="spellStart"/>
      <w:r>
        <w:t>dzgroup</w:t>
      </w:r>
      <w:proofErr w:type="spellEnd"/>
      <w:r>
        <w:t xml:space="preserve"> and race </w:t>
      </w:r>
    </w:p>
    <w:p w14:paraId="0D0E2020" w14:textId="77777777" w:rsidR="00AA5C0C" w:rsidRDefault="00AA5C0C" w:rsidP="00AA5C0C">
      <w:pPr>
        <w:spacing w:after="0" w:line="240" w:lineRule="auto"/>
      </w:pPr>
      <w:r>
        <w:t xml:space="preserve">*The interaction did not appear to be significant and thus it was decided that the </w:t>
      </w:r>
      <w:proofErr w:type="spellStart"/>
      <w:r>
        <w:t>itneraction</w:t>
      </w:r>
      <w:proofErr w:type="spellEnd"/>
      <w:r>
        <w:t xml:space="preserve"> term would be excluded </w:t>
      </w:r>
    </w:p>
    <w:p w14:paraId="71F31DE6" w14:textId="77777777" w:rsidR="00AA5C0C" w:rsidRDefault="00AA5C0C" w:rsidP="00AA5C0C">
      <w:pPr>
        <w:spacing w:after="0" w:line="240" w:lineRule="auto"/>
      </w:pPr>
      <w:r>
        <w:t xml:space="preserve">*The Final model treat </w:t>
      </w:r>
      <w:proofErr w:type="spellStart"/>
      <w:r>
        <w:t>dzgroup</w:t>
      </w:r>
      <w:proofErr w:type="spellEnd"/>
      <w:r>
        <w:t xml:space="preserve"> and race separately with no interaction term </w:t>
      </w:r>
    </w:p>
    <w:p w14:paraId="16CEFC30" w14:textId="77777777" w:rsidR="00AA5C0C" w:rsidRDefault="00AA5C0C" w:rsidP="00AA5C0C">
      <w:pPr>
        <w:spacing w:after="0" w:line="240" w:lineRule="auto"/>
      </w:pPr>
      <w:r>
        <w:t>*Final Model</w:t>
      </w:r>
    </w:p>
    <w:p w14:paraId="1DAD8C31" w14:textId="77777777" w:rsidR="00AA5C0C" w:rsidRDefault="00AA5C0C" w:rsidP="00AA5C0C">
      <w:pPr>
        <w:spacing w:after="0" w:line="240" w:lineRule="auto"/>
      </w:pPr>
      <w:r>
        <w:t xml:space="preserve">xi: regress </w:t>
      </w:r>
      <w:proofErr w:type="spellStart"/>
      <w:r>
        <w:t>log_totcst</w:t>
      </w:r>
      <w:proofErr w:type="spellEnd"/>
      <w:r>
        <w:t xml:space="preserve"> </w:t>
      </w:r>
      <w:proofErr w:type="spellStart"/>
      <w:r>
        <w:t>pafi</w:t>
      </w:r>
      <w:proofErr w:type="spellEnd"/>
      <w:r>
        <w:t xml:space="preserve"> temp </w:t>
      </w:r>
      <w:proofErr w:type="spellStart"/>
      <w:r>
        <w:t>alb</w:t>
      </w:r>
      <w:proofErr w:type="spellEnd"/>
      <w:r>
        <w:t xml:space="preserve"> age </w:t>
      </w:r>
      <w:proofErr w:type="spellStart"/>
      <w:r>
        <w:t>i.dzgroup</w:t>
      </w:r>
      <w:proofErr w:type="spellEnd"/>
      <w:r>
        <w:t xml:space="preserve"> </w:t>
      </w:r>
      <w:proofErr w:type="spellStart"/>
      <w:r>
        <w:t>i.race</w:t>
      </w:r>
      <w:proofErr w:type="spellEnd"/>
      <w:r>
        <w:t xml:space="preserve"> </w:t>
      </w:r>
      <w:proofErr w:type="spellStart"/>
      <w:r>
        <w:t>i.sex</w:t>
      </w:r>
      <w:proofErr w:type="spellEnd"/>
      <w:r>
        <w:t xml:space="preserve">  </w:t>
      </w:r>
      <w:proofErr w:type="spellStart"/>
      <w:r>
        <w:t>i.scoma_paper</w:t>
      </w:r>
      <w:proofErr w:type="spellEnd"/>
      <w:r>
        <w:t xml:space="preserve"> </w:t>
      </w:r>
      <w:proofErr w:type="spellStart"/>
      <w:r>
        <w:t>numco</w:t>
      </w:r>
      <w:proofErr w:type="spellEnd"/>
      <w:r>
        <w:t xml:space="preserve"> hrtsp1 hrtsp2 hrtsp3 hrtsp4 meanbpsp1 meanbpsp2 meanbpsp3 meanbpsp4</w:t>
      </w:r>
    </w:p>
    <w:p w14:paraId="25E7E39B" w14:textId="77777777" w:rsidR="00AA5C0C" w:rsidRDefault="00AA5C0C" w:rsidP="00AA5C0C">
      <w:pPr>
        <w:spacing w:after="0" w:line="240" w:lineRule="auto"/>
      </w:pPr>
    </w:p>
    <w:p w14:paraId="4C1386CD" w14:textId="77777777" w:rsidR="00AA5C0C" w:rsidRDefault="00AA5C0C" w:rsidP="00AA5C0C">
      <w:pPr>
        <w:spacing w:after="0" w:line="240" w:lineRule="auto"/>
      </w:pPr>
    </w:p>
    <w:p w14:paraId="094BFB4A" w14:textId="77777777" w:rsidR="00AA5C0C" w:rsidRDefault="00AA5C0C" w:rsidP="00AA5C0C">
      <w:pPr>
        <w:spacing w:after="0" w:line="240" w:lineRule="auto"/>
      </w:pPr>
    </w:p>
    <w:p w14:paraId="03164B1B" w14:textId="77777777" w:rsidR="00AA5C0C" w:rsidRPr="00113121" w:rsidRDefault="00AA5C0C" w:rsidP="00113121"/>
    <w:sectPr w:rsidR="00AA5C0C" w:rsidRPr="00113121" w:rsidSect="00FA2EEA">
      <w:footerReference w:type="default" r:id="rId25"/>
      <w:pgSz w:w="11906" w:h="16838"/>
      <w:pgMar w:top="1440" w:right="1440" w:bottom="1440" w:left="1440" w:header="0" w:footer="0"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5" w:author="Melanie L. Bell" w:date="2014-09-27T10:27:00Z" w:initials="MLB">
    <w:p w14:paraId="315D8045" w14:textId="2C4C9579" w:rsidR="002B46AA" w:rsidRDefault="002B46AA">
      <w:pPr>
        <w:pStyle w:val="CommentText"/>
      </w:pPr>
      <w:r>
        <w:rPr>
          <w:rStyle w:val="CommentReference"/>
        </w:rPr>
        <w:annotationRef/>
      </w:r>
      <w:r>
        <w:t>define</w:t>
      </w:r>
    </w:p>
  </w:comment>
  <w:comment w:id="62" w:author="Melanie L. Bell" w:date="2014-09-27T10:29:00Z" w:initials="MLB">
    <w:p w14:paraId="02FD2F89" w14:textId="382B924C" w:rsidR="002B46AA" w:rsidRDefault="002B46AA">
      <w:pPr>
        <w:pStyle w:val="CommentText"/>
      </w:pPr>
      <w:r>
        <w:rPr>
          <w:rStyle w:val="CommentReference"/>
        </w:rPr>
        <w:annotationRef/>
      </w:r>
      <w:r>
        <w:t>both females?</w:t>
      </w:r>
    </w:p>
  </w:comment>
  <w:comment w:id="63" w:author="Melanie L. Bell" w:date="2014-09-27T10:30:00Z" w:initials="MLB">
    <w:p w14:paraId="7A984619" w14:textId="50FE1B22" w:rsidR="002B46AA" w:rsidRDefault="002B46AA">
      <w:pPr>
        <w:pStyle w:val="CommentText"/>
      </w:pPr>
      <w:r>
        <w:rPr>
          <w:rStyle w:val="CommentReference"/>
        </w:rPr>
        <w:annotationRef/>
      </w:r>
      <w:r>
        <w:t>Define acronyms</w:t>
      </w:r>
    </w:p>
  </w:comment>
  <w:comment w:id="64" w:author="Melanie L. Bell" w:date="2014-09-27T10:32:00Z" w:initials="MLB">
    <w:p w14:paraId="3F63D532" w14:textId="118B9364" w:rsidR="002B46AA" w:rsidRDefault="002B46AA">
      <w:pPr>
        <w:pStyle w:val="CommentText"/>
      </w:pPr>
      <w:r>
        <w:rPr>
          <w:rStyle w:val="CommentReference"/>
        </w:rPr>
        <w:annotationRef/>
      </w:r>
      <w:r>
        <w:t>Better not to use abbreviations like this in a paper.</w:t>
      </w:r>
    </w:p>
  </w:comment>
  <w:comment w:id="71" w:author="Melanie L. Bell" w:date="2014-09-27T10:43:00Z" w:initials="MLB">
    <w:p w14:paraId="10E89AC7" w14:textId="2F5A35FD" w:rsidR="007B0D08" w:rsidRDefault="007B0D08">
      <w:pPr>
        <w:pStyle w:val="CommentText"/>
      </w:pPr>
      <w:r>
        <w:rPr>
          <w:rStyle w:val="CommentReference"/>
        </w:rPr>
        <w:annotationRef/>
      </w:r>
      <w:r>
        <w:t xml:space="preserve">One approach can be to </w:t>
      </w:r>
      <w:proofErr w:type="spellStart"/>
      <w:r>
        <w:t>center</w:t>
      </w:r>
      <w:proofErr w:type="spellEnd"/>
      <w:r>
        <w:t xml:space="preserve"> the continuous covariates on their mean.</w:t>
      </w:r>
    </w:p>
  </w:comment>
  <w:comment w:id="72" w:author="Melanie L. Bell" w:date="2014-09-27T10:48:00Z" w:initials="MLB">
    <w:p w14:paraId="48E90A5A" w14:textId="0FE9AB8A" w:rsidR="00A639E0" w:rsidRDefault="00A639E0">
      <w:pPr>
        <w:pStyle w:val="CommentText"/>
      </w:pPr>
      <w:r>
        <w:rPr>
          <w:rStyle w:val="CommentReference"/>
        </w:rPr>
        <w:annotationRef/>
      </w:r>
      <w:r>
        <w:t>I’m not sure what you mean here</w:t>
      </w:r>
    </w:p>
  </w:comment>
  <w:comment w:id="83" w:author="Melanie L. Bell" w:date="2014-09-27T11:09:00Z" w:initials="MLB">
    <w:p w14:paraId="4895CE43" w14:textId="1F33BC6E" w:rsidR="00A17EAC" w:rsidRDefault="00A17EAC">
      <w:pPr>
        <w:pStyle w:val="CommentText"/>
      </w:pPr>
      <w:r>
        <w:rPr>
          <w:rStyle w:val="CommentReference"/>
        </w:rPr>
        <w:annotationRef/>
      </w:r>
      <w:r>
        <w:t>Need to number figures</w:t>
      </w:r>
    </w:p>
  </w:comment>
  <w:comment w:id="84" w:author="Melanie L. Bell" w:date="2014-09-27T11:08:00Z" w:initials="MLB">
    <w:p w14:paraId="1266901F" w14:textId="5475DC6B" w:rsidR="00A639E0" w:rsidRDefault="00A639E0">
      <w:pPr>
        <w:pStyle w:val="CommentText"/>
      </w:pPr>
      <w:r>
        <w:rPr>
          <w:rStyle w:val="CommentReference"/>
        </w:rPr>
        <w:annotationRef/>
      </w:r>
      <w:r>
        <w:t>This is not a model, it is Stata code</w:t>
      </w:r>
      <w:r w:rsidR="00A17EAC">
        <w:t>! Need to write the model in equation form.</w:t>
      </w:r>
    </w:p>
  </w:comment>
  <w:comment w:id="89" w:author="Melanie L. Bell" w:date="2014-09-27T11:13:00Z" w:initials="MLB">
    <w:p w14:paraId="4FC3F219" w14:textId="4027BF73" w:rsidR="00A17EAC" w:rsidRDefault="00A17EAC">
      <w:pPr>
        <w:pStyle w:val="CommentText"/>
      </w:pPr>
      <w:r>
        <w:rPr>
          <w:rStyle w:val="CommentReference"/>
        </w:rPr>
        <w:annotationRef/>
      </w:r>
      <w:r>
        <w:t>Good!</w:t>
      </w:r>
    </w:p>
  </w:comment>
  <w:comment w:id="90" w:author="Melanie L. Bell" w:date="2014-09-27T11:13:00Z" w:initials="MLB">
    <w:p w14:paraId="4FE86DC0" w14:textId="3E59E284" w:rsidR="00A17EAC" w:rsidRDefault="00A17EAC">
      <w:pPr>
        <w:pStyle w:val="CommentText"/>
      </w:pPr>
      <w:r>
        <w:rPr>
          <w:rStyle w:val="CommentReference"/>
        </w:rPr>
        <w:annotationRef/>
      </w:r>
      <w:r>
        <w:t>And this is never a good idea unless you speak with the primary investigator and/or the data manager.</w:t>
      </w:r>
    </w:p>
  </w:comment>
  <w:comment w:id="91" w:author="Melanie L. Bell" w:date="2014-09-27T11:15:00Z" w:initials="MLB">
    <w:p w14:paraId="3E0A38E4" w14:textId="7DDACD2E" w:rsidR="00A17EAC" w:rsidRDefault="00A17EAC">
      <w:pPr>
        <w:pStyle w:val="CommentText"/>
      </w:pPr>
      <w:r>
        <w:rPr>
          <w:rStyle w:val="CommentReference"/>
        </w:rPr>
        <w:annotationRef/>
      </w:r>
      <w:r>
        <w:t>good</w:t>
      </w:r>
    </w:p>
  </w:comment>
  <w:comment w:id="95" w:author="Melanie L. Bell" w:date="2014-09-27T10:26:00Z" w:initials="MLB">
    <w:p w14:paraId="5800646C" w14:textId="3FC28345" w:rsidR="002B46AA" w:rsidRDefault="002B46AA">
      <w:pPr>
        <w:pStyle w:val="CommentText"/>
      </w:pPr>
      <w:r>
        <w:rPr>
          <w:rStyle w:val="CommentReference"/>
        </w:rPr>
        <w:annotationRef/>
      </w:r>
      <w:r>
        <w:t>Doesn’t look categorical based on Table A2</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D4477E" w14:textId="77777777" w:rsidR="001424B8" w:rsidRDefault="001424B8">
      <w:pPr>
        <w:spacing w:after="0" w:line="240" w:lineRule="auto"/>
      </w:pPr>
      <w:r>
        <w:separator/>
      </w:r>
    </w:p>
  </w:endnote>
  <w:endnote w:type="continuationSeparator" w:id="0">
    <w:p w14:paraId="67D37E19" w14:textId="77777777" w:rsidR="001424B8" w:rsidRDefault="001424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1EA0F0" w14:textId="01DFEC41" w:rsidR="002B46AA" w:rsidRDefault="002B46AA" w:rsidP="00FA2EEA">
    <w:pPr>
      <w:pStyle w:val="Footer"/>
    </w:pPr>
    <w:r>
      <w:t xml:space="preserve"> Ornelas &amp; Lu</w:t>
    </w:r>
    <w:r>
      <w:tab/>
    </w:r>
    <w:r>
      <w:tab/>
    </w:r>
    <w:r>
      <w:tab/>
    </w:r>
    <w:r>
      <w:tab/>
    </w:r>
    <w:r>
      <w:fldChar w:fldCharType="begin"/>
    </w:r>
    <w:r>
      <w:instrText xml:space="preserve"> PAGE   \* MERGEFORMAT </w:instrText>
    </w:r>
    <w:r>
      <w:fldChar w:fldCharType="separate"/>
    </w:r>
    <w:r w:rsidR="008C2D32">
      <w:rPr>
        <w:noProof/>
      </w:rPr>
      <w:t>2</w:t>
    </w:r>
    <w:r>
      <w:rPr>
        <w:noProof/>
      </w:rPr>
      <w:fldChar w:fldCharType="end"/>
    </w:r>
  </w:p>
  <w:p w14:paraId="7D10EC14" w14:textId="77777777" w:rsidR="002B46AA" w:rsidRDefault="002B46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9230D0" w14:textId="77777777" w:rsidR="001424B8" w:rsidRDefault="001424B8">
      <w:pPr>
        <w:spacing w:after="0" w:line="240" w:lineRule="auto"/>
      </w:pPr>
      <w:r>
        <w:separator/>
      </w:r>
    </w:p>
  </w:footnote>
  <w:footnote w:type="continuationSeparator" w:id="0">
    <w:p w14:paraId="25C810D6" w14:textId="77777777" w:rsidR="001424B8" w:rsidRDefault="001424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4845562"/>
    <w:multiLevelType w:val="hybridMultilevel"/>
    <w:tmpl w:val="AE742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38D0"/>
    <w:rsid w:val="000A14E7"/>
    <w:rsid w:val="000A4F03"/>
    <w:rsid w:val="000C27E5"/>
    <w:rsid w:val="000C7B89"/>
    <w:rsid w:val="000D3B48"/>
    <w:rsid w:val="00113121"/>
    <w:rsid w:val="001424B8"/>
    <w:rsid w:val="00143239"/>
    <w:rsid w:val="00150B8C"/>
    <w:rsid w:val="001972E2"/>
    <w:rsid w:val="001A7B4A"/>
    <w:rsid w:val="0022313D"/>
    <w:rsid w:val="002346F6"/>
    <w:rsid w:val="002405B1"/>
    <w:rsid w:val="00290D8E"/>
    <w:rsid w:val="00294EBC"/>
    <w:rsid w:val="002B46AA"/>
    <w:rsid w:val="002D76E2"/>
    <w:rsid w:val="002F0375"/>
    <w:rsid w:val="003300E6"/>
    <w:rsid w:val="00330E2F"/>
    <w:rsid w:val="00351E48"/>
    <w:rsid w:val="00360D7D"/>
    <w:rsid w:val="003A38D0"/>
    <w:rsid w:val="00403A57"/>
    <w:rsid w:val="00416DB7"/>
    <w:rsid w:val="00427670"/>
    <w:rsid w:val="004812C3"/>
    <w:rsid w:val="004B1CAE"/>
    <w:rsid w:val="00565654"/>
    <w:rsid w:val="00596E19"/>
    <w:rsid w:val="005A2E00"/>
    <w:rsid w:val="005C41AA"/>
    <w:rsid w:val="005F4EA5"/>
    <w:rsid w:val="00606ABE"/>
    <w:rsid w:val="00683CCC"/>
    <w:rsid w:val="00685319"/>
    <w:rsid w:val="006D06ED"/>
    <w:rsid w:val="006D373A"/>
    <w:rsid w:val="006E7AB0"/>
    <w:rsid w:val="00752BEC"/>
    <w:rsid w:val="00784C44"/>
    <w:rsid w:val="007A46DA"/>
    <w:rsid w:val="007B0D08"/>
    <w:rsid w:val="007C5F17"/>
    <w:rsid w:val="0088352F"/>
    <w:rsid w:val="008C2D32"/>
    <w:rsid w:val="0091735A"/>
    <w:rsid w:val="009206DD"/>
    <w:rsid w:val="009573F9"/>
    <w:rsid w:val="0098033C"/>
    <w:rsid w:val="009A5D35"/>
    <w:rsid w:val="00A11096"/>
    <w:rsid w:val="00A17EAC"/>
    <w:rsid w:val="00A35C7D"/>
    <w:rsid w:val="00A43DD3"/>
    <w:rsid w:val="00A639E0"/>
    <w:rsid w:val="00AA0A0A"/>
    <w:rsid w:val="00AA5C0C"/>
    <w:rsid w:val="00AC3170"/>
    <w:rsid w:val="00AD0EB0"/>
    <w:rsid w:val="00B1238B"/>
    <w:rsid w:val="00B27128"/>
    <w:rsid w:val="00B30ED9"/>
    <w:rsid w:val="00B81E1D"/>
    <w:rsid w:val="00BD6786"/>
    <w:rsid w:val="00C1693F"/>
    <w:rsid w:val="00C35440"/>
    <w:rsid w:val="00C51CCF"/>
    <w:rsid w:val="00C945D3"/>
    <w:rsid w:val="00CB2805"/>
    <w:rsid w:val="00CD3C45"/>
    <w:rsid w:val="00D4289F"/>
    <w:rsid w:val="00D431D0"/>
    <w:rsid w:val="00E04166"/>
    <w:rsid w:val="00E32710"/>
    <w:rsid w:val="00E54390"/>
    <w:rsid w:val="00ED4A20"/>
    <w:rsid w:val="00EE2DA4"/>
    <w:rsid w:val="00F0214C"/>
    <w:rsid w:val="00F125C2"/>
    <w:rsid w:val="00F17118"/>
    <w:rsid w:val="00F17322"/>
    <w:rsid w:val="00FA2EEA"/>
    <w:rsid w:val="00FB62C2"/>
    <w:rsid w:val="00FB7759"/>
    <w:rsid w:val="00FD73D9"/>
    <w:rsid w:val="00FE6B7E"/>
    <w:rsid w:val="00FF5535"/>
    <w:rsid w:val="00FF65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0B6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38D0"/>
    <w:rPr>
      <w:rFonts w:ascii="Calibri" w:eastAsia="Times New Roman" w:hAnsi="Calibri" w:cs="Times New Roman"/>
      <w:lang w:val="en-AU"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A38D0"/>
    <w:pPr>
      <w:spacing w:before="120" w:after="0" w:line="240" w:lineRule="auto"/>
      <w:jc w:val="both"/>
    </w:pPr>
    <w:rPr>
      <w:rFonts w:ascii="Times New Roman" w:eastAsia="Calibri" w:hAnsi="Times New Roman"/>
      <w:sz w:val="24"/>
      <w:szCs w:val="20"/>
    </w:rPr>
  </w:style>
  <w:style w:type="character" w:customStyle="1" w:styleId="BodyTextChar">
    <w:name w:val="Body Text Char"/>
    <w:basedOn w:val="DefaultParagraphFont"/>
    <w:link w:val="BodyText"/>
    <w:rsid w:val="003A38D0"/>
    <w:rPr>
      <w:rFonts w:ascii="Times New Roman" w:eastAsia="Calibri" w:hAnsi="Times New Roman" w:cs="Times New Roman"/>
      <w:sz w:val="24"/>
      <w:szCs w:val="20"/>
      <w:lang w:val="en-AU" w:bidi="en-US"/>
    </w:rPr>
  </w:style>
  <w:style w:type="table" w:styleId="TableGrid">
    <w:name w:val="Table Grid"/>
    <w:basedOn w:val="TableNormal"/>
    <w:uiPriority w:val="59"/>
    <w:rsid w:val="003A38D0"/>
    <w:pPr>
      <w:spacing w:after="0" w:line="240" w:lineRule="auto"/>
    </w:pPr>
    <w:rPr>
      <w:rFonts w:ascii="Calibri" w:eastAsia="Times New Roman" w:hAnsi="Calibri" w:cs="Times New Roman"/>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ooter">
    <w:name w:val="footer"/>
    <w:basedOn w:val="Normal"/>
    <w:link w:val="FooterChar"/>
    <w:uiPriority w:val="99"/>
    <w:unhideWhenUsed/>
    <w:rsid w:val="003A38D0"/>
    <w:pPr>
      <w:tabs>
        <w:tab w:val="center" w:pos="4513"/>
        <w:tab w:val="right" w:pos="9026"/>
      </w:tabs>
    </w:pPr>
  </w:style>
  <w:style w:type="character" w:customStyle="1" w:styleId="FooterChar">
    <w:name w:val="Footer Char"/>
    <w:basedOn w:val="DefaultParagraphFont"/>
    <w:link w:val="Footer"/>
    <w:uiPriority w:val="99"/>
    <w:rsid w:val="003A38D0"/>
    <w:rPr>
      <w:rFonts w:ascii="Calibri" w:eastAsia="Times New Roman" w:hAnsi="Calibri" w:cs="Times New Roman"/>
      <w:lang w:val="en-AU" w:bidi="en-US"/>
    </w:rPr>
  </w:style>
  <w:style w:type="paragraph" w:styleId="BalloonText">
    <w:name w:val="Balloon Text"/>
    <w:basedOn w:val="Normal"/>
    <w:link w:val="BalloonTextChar"/>
    <w:uiPriority w:val="99"/>
    <w:semiHidden/>
    <w:unhideWhenUsed/>
    <w:rsid w:val="003A38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38D0"/>
    <w:rPr>
      <w:rFonts w:ascii="Tahoma" w:eastAsia="Times New Roman" w:hAnsi="Tahoma" w:cs="Tahoma"/>
      <w:sz w:val="16"/>
      <w:szCs w:val="16"/>
      <w:lang w:val="en-AU" w:bidi="en-US"/>
    </w:rPr>
  </w:style>
  <w:style w:type="paragraph" w:styleId="Header">
    <w:name w:val="header"/>
    <w:basedOn w:val="Normal"/>
    <w:link w:val="HeaderChar"/>
    <w:uiPriority w:val="99"/>
    <w:unhideWhenUsed/>
    <w:rsid w:val="00FA2E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EEA"/>
    <w:rPr>
      <w:rFonts w:ascii="Calibri" w:eastAsia="Times New Roman" w:hAnsi="Calibri" w:cs="Times New Roman"/>
      <w:lang w:val="en-AU" w:bidi="en-US"/>
    </w:rPr>
  </w:style>
  <w:style w:type="paragraph" w:styleId="ListParagraph">
    <w:name w:val="List Paragraph"/>
    <w:basedOn w:val="Normal"/>
    <w:uiPriority w:val="34"/>
    <w:qFormat/>
    <w:rsid w:val="00113121"/>
    <w:pPr>
      <w:ind w:left="720"/>
      <w:contextualSpacing/>
    </w:pPr>
  </w:style>
  <w:style w:type="paragraph" w:customStyle="1" w:styleId="Normal1">
    <w:name w:val="Normal1"/>
    <w:rsid w:val="00752BEC"/>
    <w:rPr>
      <w:rFonts w:ascii="Calibri" w:eastAsia="Calibri" w:hAnsi="Calibri" w:cs="Calibri"/>
      <w:color w:val="000000"/>
      <w:szCs w:val="20"/>
    </w:rPr>
  </w:style>
  <w:style w:type="character" w:customStyle="1" w:styleId="apple-converted-space">
    <w:name w:val="apple-converted-space"/>
    <w:basedOn w:val="DefaultParagraphFont"/>
    <w:rsid w:val="00752BEC"/>
  </w:style>
  <w:style w:type="character" w:styleId="CommentReference">
    <w:name w:val="annotation reference"/>
    <w:basedOn w:val="DefaultParagraphFont"/>
    <w:uiPriority w:val="99"/>
    <w:semiHidden/>
    <w:unhideWhenUsed/>
    <w:rsid w:val="002B46AA"/>
    <w:rPr>
      <w:sz w:val="16"/>
      <w:szCs w:val="16"/>
    </w:rPr>
  </w:style>
  <w:style w:type="paragraph" w:styleId="CommentText">
    <w:name w:val="annotation text"/>
    <w:basedOn w:val="Normal"/>
    <w:link w:val="CommentTextChar"/>
    <w:uiPriority w:val="99"/>
    <w:semiHidden/>
    <w:unhideWhenUsed/>
    <w:rsid w:val="002B46AA"/>
    <w:pPr>
      <w:spacing w:line="240" w:lineRule="auto"/>
    </w:pPr>
    <w:rPr>
      <w:sz w:val="20"/>
      <w:szCs w:val="20"/>
    </w:rPr>
  </w:style>
  <w:style w:type="character" w:customStyle="1" w:styleId="CommentTextChar">
    <w:name w:val="Comment Text Char"/>
    <w:basedOn w:val="DefaultParagraphFont"/>
    <w:link w:val="CommentText"/>
    <w:uiPriority w:val="99"/>
    <w:semiHidden/>
    <w:rsid w:val="002B46AA"/>
    <w:rPr>
      <w:rFonts w:ascii="Calibri" w:eastAsia="Times New Roman" w:hAnsi="Calibri" w:cs="Times New Roman"/>
      <w:sz w:val="20"/>
      <w:szCs w:val="20"/>
      <w:lang w:val="en-AU" w:bidi="en-US"/>
    </w:rPr>
  </w:style>
  <w:style w:type="paragraph" w:styleId="CommentSubject">
    <w:name w:val="annotation subject"/>
    <w:basedOn w:val="CommentText"/>
    <w:next w:val="CommentText"/>
    <w:link w:val="CommentSubjectChar"/>
    <w:uiPriority w:val="99"/>
    <w:semiHidden/>
    <w:unhideWhenUsed/>
    <w:rsid w:val="002B46AA"/>
    <w:rPr>
      <w:b/>
      <w:bCs/>
    </w:rPr>
  </w:style>
  <w:style w:type="character" w:customStyle="1" w:styleId="CommentSubjectChar">
    <w:name w:val="Comment Subject Char"/>
    <w:basedOn w:val="CommentTextChar"/>
    <w:link w:val="CommentSubject"/>
    <w:uiPriority w:val="99"/>
    <w:semiHidden/>
    <w:rsid w:val="002B46AA"/>
    <w:rPr>
      <w:rFonts w:ascii="Calibri" w:eastAsia="Times New Roman" w:hAnsi="Calibri" w:cs="Times New Roman"/>
      <w:b/>
      <w:bCs/>
      <w:sz w:val="20"/>
      <w:szCs w:val="20"/>
      <w:lang w:val="en-AU"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38D0"/>
    <w:rPr>
      <w:rFonts w:ascii="Calibri" w:eastAsia="Times New Roman" w:hAnsi="Calibri" w:cs="Times New Roman"/>
      <w:lang w:val="en-AU"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A38D0"/>
    <w:pPr>
      <w:spacing w:before="120" w:after="0" w:line="240" w:lineRule="auto"/>
      <w:jc w:val="both"/>
    </w:pPr>
    <w:rPr>
      <w:rFonts w:ascii="Times New Roman" w:eastAsia="Calibri" w:hAnsi="Times New Roman"/>
      <w:sz w:val="24"/>
      <w:szCs w:val="20"/>
    </w:rPr>
  </w:style>
  <w:style w:type="character" w:customStyle="1" w:styleId="BodyTextChar">
    <w:name w:val="Body Text Char"/>
    <w:basedOn w:val="DefaultParagraphFont"/>
    <w:link w:val="BodyText"/>
    <w:rsid w:val="003A38D0"/>
    <w:rPr>
      <w:rFonts w:ascii="Times New Roman" w:eastAsia="Calibri" w:hAnsi="Times New Roman" w:cs="Times New Roman"/>
      <w:sz w:val="24"/>
      <w:szCs w:val="20"/>
      <w:lang w:val="en-AU" w:bidi="en-US"/>
    </w:rPr>
  </w:style>
  <w:style w:type="table" w:styleId="TableGrid">
    <w:name w:val="Table Grid"/>
    <w:basedOn w:val="TableNormal"/>
    <w:uiPriority w:val="59"/>
    <w:rsid w:val="003A38D0"/>
    <w:pPr>
      <w:spacing w:after="0" w:line="240" w:lineRule="auto"/>
    </w:pPr>
    <w:rPr>
      <w:rFonts w:ascii="Calibri" w:eastAsia="Times New Roman" w:hAnsi="Calibri" w:cs="Times New Roman"/>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ooter">
    <w:name w:val="footer"/>
    <w:basedOn w:val="Normal"/>
    <w:link w:val="FooterChar"/>
    <w:uiPriority w:val="99"/>
    <w:unhideWhenUsed/>
    <w:rsid w:val="003A38D0"/>
    <w:pPr>
      <w:tabs>
        <w:tab w:val="center" w:pos="4513"/>
        <w:tab w:val="right" w:pos="9026"/>
      </w:tabs>
    </w:pPr>
  </w:style>
  <w:style w:type="character" w:customStyle="1" w:styleId="FooterChar">
    <w:name w:val="Footer Char"/>
    <w:basedOn w:val="DefaultParagraphFont"/>
    <w:link w:val="Footer"/>
    <w:uiPriority w:val="99"/>
    <w:rsid w:val="003A38D0"/>
    <w:rPr>
      <w:rFonts w:ascii="Calibri" w:eastAsia="Times New Roman" w:hAnsi="Calibri" w:cs="Times New Roman"/>
      <w:lang w:val="en-AU" w:bidi="en-US"/>
    </w:rPr>
  </w:style>
  <w:style w:type="paragraph" w:styleId="BalloonText">
    <w:name w:val="Balloon Text"/>
    <w:basedOn w:val="Normal"/>
    <w:link w:val="BalloonTextChar"/>
    <w:uiPriority w:val="99"/>
    <w:semiHidden/>
    <w:unhideWhenUsed/>
    <w:rsid w:val="003A38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38D0"/>
    <w:rPr>
      <w:rFonts w:ascii="Tahoma" w:eastAsia="Times New Roman" w:hAnsi="Tahoma" w:cs="Tahoma"/>
      <w:sz w:val="16"/>
      <w:szCs w:val="16"/>
      <w:lang w:val="en-AU" w:bidi="en-US"/>
    </w:rPr>
  </w:style>
  <w:style w:type="paragraph" w:styleId="Header">
    <w:name w:val="header"/>
    <w:basedOn w:val="Normal"/>
    <w:link w:val="HeaderChar"/>
    <w:uiPriority w:val="99"/>
    <w:unhideWhenUsed/>
    <w:rsid w:val="00FA2E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EEA"/>
    <w:rPr>
      <w:rFonts w:ascii="Calibri" w:eastAsia="Times New Roman" w:hAnsi="Calibri" w:cs="Times New Roman"/>
      <w:lang w:val="en-AU" w:bidi="en-US"/>
    </w:rPr>
  </w:style>
  <w:style w:type="paragraph" w:styleId="ListParagraph">
    <w:name w:val="List Paragraph"/>
    <w:basedOn w:val="Normal"/>
    <w:uiPriority w:val="34"/>
    <w:qFormat/>
    <w:rsid w:val="00113121"/>
    <w:pPr>
      <w:ind w:left="720"/>
      <w:contextualSpacing/>
    </w:pPr>
  </w:style>
  <w:style w:type="paragraph" w:customStyle="1" w:styleId="Normal1">
    <w:name w:val="Normal1"/>
    <w:rsid w:val="00752BEC"/>
    <w:rPr>
      <w:rFonts w:ascii="Calibri" w:eastAsia="Calibri" w:hAnsi="Calibri" w:cs="Calibri"/>
      <w:color w:val="000000"/>
      <w:szCs w:val="20"/>
    </w:rPr>
  </w:style>
  <w:style w:type="character" w:customStyle="1" w:styleId="apple-converted-space">
    <w:name w:val="apple-converted-space"/>
    <w:basedOn w:val="DefaultParagraphFont"/>
    <w:rsid w:val="00752BEC"/>
  </w:style>
  <w:style w:type="character" w:styleId="CommentReference">
    <w:name w:val="annotation reference"/>
    <w:basedOn w:val="DefaultParagraphFont"/>
    <w:uiPriority w:val="99"/>
    <w:semiHidden/>
    <w:unhideWhenUsed/>
    <w:rsid w:val="002B46AA"/>
    <w:rPr>
      <w:sz w:val="16"/>
      <w:szCs w:val="16"/>
    </w:rPr>
  </w:style>
  <w:style w:type="paragraph" w:styleId="CommentText">
    <w:name w:val="annotation text"/>
    <w:basedOn w:val="Normal"/>
    <w:link w:val="CommentTextChar"/>
    <w:uiPriority w:val="99"/>
    <w:semiHidden/>
    <w:unhideWhenUsed/>
    <w:rsid w:val="002B46AA"/>
    <w:pPr>
      <w:spacing w:line="240" w:lineRule="auto"/>
    </w:pPr>
    <w:rPr>
      <w:sz w:val="20"/>
      <w:szCs w:val="20"/>
    </w:rPr>
  </w:style>
  <w:style w:type="character" w:customStyle="1" w:styleId="CommentTextChar">
    <w:name w:val="Comment Text Char"/>
    <w:basedOn w:val="DefaultParagraphFont"/>
    <w:link w:val="CommentText"/>
    <w:uiPriority w:val="99"/>
    <w:semiHidden/>
    <w:rsid w:val="002B46AA"/>
    <w:rPr>
      <w:rFonts w:ascii="Calibri" w:eastAsia="Times New Roman" w:hAnsi="Calibri" w:cs="Times New Roman"/>
      <w:sz w:val="20"/>
      <w:szCs w:val="20"/>
      <w:lang w:val="en-AU" w:bidi="en-US"/>
    </w:rPr>
  </w:style>
  <w:style w:type="paragraph" w:styleId="CommentSubject">
    <w:name w:val="annotation subject"/>
    <w:basedOn w:val="CommentText"/>
    <w:next w:val="CommentText"/>
    <w:link w:val="CommentSubjectChar"/>
    <w:uiPriority w:val="99"/>
    <w:semiHidden/>
    <w:unhideWhenUsed/>
    <w:rsid w:val="002B46AA"/>
    <w:rPr>
      <w:b/>
      <w:bCs/>
    </w:rPr>
  </w:style>
  <w:style w:type="character" w:customStyle="1" w:styleId="CommentSubjectChar">
    <w:name w:val="Comment Subject Char"/>
    <w:basedOn w:val="CommentTextChar"/>
    <w:link w:val="CommentSubject"/>
    <w:uiPriority w:val="99"/>
    <w:semiHidden/>
    <w:rsid w:val="002B46AA"/>
    <w:rPr>
      <w:rFonts w:ascii="Calibri" w:eastAsia="Times New Roman" w:hAnsi="Calibri" w:cs="Times New Roman"/>
      <w:b/>
      <w:bCs/>
      <w:sz w:val="20"/>
      <w:szCs w:val="20"/>
      <w:lang w:val="en-AU"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290744">
      <w:bodyDiv w:val="1"/>
      <w:marLeft w:val="0"/>
      <w:marRight w:val="0"/>
      <w:marTop w:val="0"/>
      <w:marBottom w:val="0"/>
      <w:divBdr>
        <w:top w:val="none" w:sz="0" w:space="0" w:color="auto"/>
        <w:left w:val="none" w:sz="0" w:space="0" w:color="auto"/>
        <w:bottom w:val="none" w:sz="0" w:space="0" w:color="auto"/>
        <w:right w:val="none" w:sz="0" w:space="0" w:color="auto"/>
      </w:divBdr>
    </w:div>
    <w:div w:id="441073538">
      <w:bodyDiv w:val="1"/>
      <w:marLeft w:val="0"/>
      <w:marRight w:val="0"/>
      <w:marTop w:val="0"/>
      <w:marBottom w:val="0"/>
      <w:divBdr>
        <w:top w:val="none" w:sz="0" w:space="0" w:color="auto"/>
        <w:left w:val="none" w:sz="0" w:space="0" w:color="auto"/>
        <w:bottom w:val="none" w:sz="0" w:space="0" w:color="auto"/>
        <w:right w:val="none" w:sz="0" w:space="0" w:color="auto"/>
      </w:divBdr>
    </w:div>
    <w:div w:id="685718533">
      <w:bodyDiv w:val="1"/>
      <w:marLeft w:val="0"/>
      <w:marRight w:val="0"/>
      <w:marTop w:val="0"/>
      <w:marBottom w:val="0"/>
      <w:divBdr>
        <w:top w:val="none" w:sz="0" w:space="0" w:color="auto"/>
        <w:left w:val="none" w:sz="0" w:space="0" w:color="auto"/>
        <w:bottom w:val="none" w:sz="0" w:space="0" w:color="auto"/>
        <w:right w:val="none" w:sz="0" w:space="0" w:color="auto"/>
      </w:divBdr>
    </w:div>
    <w:div w:id="754060515">
      <w:bodyDiv w:val="1"/>
      <w:marLeft w:val="0"/>
      <w:marRight w:val="0"/>
      <w:marTop w:val="0"/>
      <w:marBottom w:val="0"/>
      <w:divBdr>
        <w:top w:val="none" w:sz="0" w:space="0" w:color="auto"/>
        <w:left w:val="none" w:sz="0" w:space="0" w:color="auto"/>
        <w:bottom w:val="none" w:sz="0" w:space="0" w:color="auto"/>
        <w:right w:val="none" w:sz="0" w:space="0" w:color="auto"/>
      </w:divBdr>
    </w:div>
    <w:div w:id="756755025">
      <w:bodyDiv w:val="1"/>
      <w:marLeft w:val="0"/>
      <w:marRight w:val="0"/>
      <w:marTop w:val="0"/>
      <w:marBottom w:val="0"/>
      <w:divBdr>
        <w:top w:val="none" w:sz="0" w:space="0" w:color="auto"/>
        <w:left w:val="none" w:sz="0" w:space="0" w:color="auto"/>
        <w:bottom w:val="none" w:sz="0" w:space="0" w:color="auto"/>
        <w:right w:val="none" w:sz="0" w:space="0" w:color="auto"/>
      </w:divBdr>
    </w:div>
    <w:div w:id="795684081">
      <w:bodyDiv w:val="1"/>
      <w:marLeft w:val="0"/>
      <w:marRight w:val="0"/>
      <w:marTop w:val="0"/>
      <w:marBottom w:val="0"/>
      <w:divBdr>
        <w:top w:val="none" w:sz="0" w:space="0" w:color="auto"/>
        <w:left w:val="none" w:sz="0" w:space="0" w:color="auto"/>
        <w:bottom w:val="none" w:sz="0" w:space="0" w:color="auto"/>
        <w:right w:val="none" w:sz="0" w:space="0" w:color="auto"/>
      </w:divBdr>
    </w:div>
    <w:div w:id="887373667">
      <w:bodyDiv w:val="1"/>
      <w:marLeft w:val="0"/>
      <w:marRight w:val="0"/>
      <w:marTop w:val="0"/>
      <w:marBottom w:val="0"/>
      <w:divBdr>
        <w:top w:val="none" w:sz="0" w:space="0" w:color="auto"/>
        <w:left w:val="none" w:sz="0" w:space="0" w:color="auto"/>
        <w:bottom w:val="none" w:sz="0" w:space="0" w:color="auto"/>
        <w:right w:val="none" w:sz="0" w:space="0" w:color="auto"/>
      </w:divBdr>
    </w:div>
    <w:div w:id="916207748">
      <w:bodyDiv w:val="1"/>
      <w:marLeft w:val="0"/>
      <w:marRight w:val="0"/>
      <w:marTop w:val="0"/>
      <w:marBottom w:val="0"/>
      <w:divBdr>
        <w:top w:val="none" w:sz="0" w:space="0" w:color="auto"/>
        <w:left w:val="none" w:sz="0" w:space="0" w:color="auto"/>
        <w:bottom w:val="none" w:sz="0" w:space="0" w:color="auto"/>
        <w:right w:val="none" w:sz="0" w:space="0" w:color="auto"/>
      </w:divBdr>
    </w:div>
    <w:div w:id="1158153555">
      <w:bodyDiv w:val="1"/>
      <w:marLeft w:val="0"/>
      <w:marRight w:val="0"/>
      <w:marTop w:val="0"/>
      <w:marBottom w:val="0"/>
      <w:divBdr>
        <w:top w:val="none" w:sz="0" w:space="0" w:color="auto"/>
        <w:left w:val="none" w:sz="0" w:space="0" w:color="auto"/>
        <w:bottom w:val="none" w:sz="0" w:space="0" w:color="auto"/>
        <w:right w:val="none" w:sz="0" w:space="0" w:color="auto"/>
      </w:divBdr>
    </w:div>
    <w:div w:id="1181969676">
      <w:bodyDiv w:val="1"/>
      <w:marLeft w:val="0"/>
      <w:marRight w:val="0"/>
      <w:marTop w:val="0"/>
      <w:marBottom w:val="0"/>
      <w:divBdr>
        <w:top w:val="none" w:sz="0" w:space="0" w:color="auto"/>
        <w:left w:val="none" w:sz="0" w:space="0" w:color="auto"/>
        <w:bottom w:val="none" w:sz="0" w:space="0" w:color="auto"/>
        <w:right w:val="none" w:sz="0" w:space="0" w:color="auto"/>
      </w:divBdr>
    </w:div>
    <w:div w:id="2131439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0.emf"/><Relationship Id="rId18" Type="http://schemas.openxmlformats.org/officeDocument/2006/relationships/image" Target="media/image7.emf"/><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oleObject" Target="embeddings/oleObject1.bin"/><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image" Target="media/image50.emf"/><Relationship Id="rId23" Type="http://schemas.openxmlformats.org/officeDocument/2006/relationships/image" Target="media/image12.emf"/><Relationship Id="rId10" Type="http://schemas.openxmlformats.org/officeDocument/2006/relationships/image" Target="media/image2.emf"/><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emf"/><Relationship Id="rId22" Type="http://schemas.openxmlformats.org/officeDocument/2006/relationships/image" Target="media/image11.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459</TotalTime>
  <Pages>16</Pages>
  <Words>3695</Words>
  <Characters>21068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The University of Arizona</Company>
  <LinksUpToDate>false</LinksUpToDate>
  <CharactersWithSpaces>24714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Yoshira Ornelas</dc:creator>
  <cp:lastModifiedBy>Melanie L. Bell</cp:lastModifiedBy>
  <cp:revision>41</cp:revision>
  <dcterms:created xsi:type="dcterms:W3CDTF">2014-09-18T21:59:00Z</dcterms:created>
  <dcterms:modified xsi:type="dcterms:W3CDTF">2014-09-29T16:39:00Z</dcterms:modified>
</cp:coreProperties>
</file>